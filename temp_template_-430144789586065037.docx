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2575" w14:textId="2682F9F9" w:rsidR="001927D8" w:rsidRDefault="00386523">
      <w:pPr>
        <w:pStyle w:val="afe"/>
      </w:pPr>
      <w:bookmarkStart w:id="0" w:name="_Hlk131670385"/>
      <w:bookmarkEnd w:id="0"/>
      <w:r>
        <w:rPr>
          <w:rFonts w:hint="eastAsia"/>
        </w:rPr>
        <w:t>案</w:t>
      </w:r>
      <w:r>
        <w:t>號：</w:t>
      </w:r>
      <w:r w:rsidR="00EC1901" w:rsidRPr="00EC1901">
        <w:t>AGR1140227</w:t>
      </w:r>
    </w:p>
    <w:p w14:paraId="0263A74A" w14:textId="77777777" w:rsidR="001927D8" w:rsidRDefault="00386523">
      <w:pPr>
        <w:pStyle w:val="aff0"/>
      </w:pPr>
      <w:r>
        <w:tab/>
      </w:r>
    </w:p>
    <w:p w14:paraId="441574AF" w14:textId="77777777" w:rsidR="001927D8" w:rsidRDefault="001927D8">
      <w:pPr>
        <w:pStyle w:val="aff0"/>
      </w:pPr>
    </w:p>
    <w:p w14:paraId="062A3D44" w14:textId="77777777" w:rsidR="001927D8" w:rsidRDefault="001927D8">
      <w:pPr>
        <w:pStyle w:val="aff0"/>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8312"/>
      </w:tblGrid>
      <w:tr w:rsidR="001927D8" w14:paraId="27FF59ED" w14:textId="77777777">
        <w:tc>
          <w:tcPr>
            <w:tcW w:w="8362" w:type="dxa"/>
          </w:tcPr>
          <w:p w14:paraId="1D7CFC19" w14:textId="33F66BFE" w:rsidR="001927D8" w:rsidRDefault="000330D3">
            <w:pPr>
              <w:pStyle w:val="aff"/>
            </w:pPr>
            <w:r>
              <w:rPr>
                <w:rFonts w:hint="eastAsia"/>
              </w:rPr>
              <w:t>新北市政府</w:t>
            </w:r>
            <w:r w:rsidR="00EC1901">
              <w:rPr>
                <w:rFonts w:hint="eastAsia"/>
              </w:rPr>
              <w:t>農業局</w:t>
            </w:r>
          </w:p>
          <w:p w14:paraId="5EE00CDE" w14:textId="77777777" w:rsidR="000330D3" w:rsidRDefault="000330D3">
            <w:pPr>
              <w:pStyle w:val="aff"/>
            </w:pPr>
          </w:p>
          <w:p w14:paraId="15C5DD40" w14:textId="77777777" w:rsidR="00EC1901" w:rsidRDefault="007A4C6B">
            <w:pPr>
              <w:pStyle w:val="aff"/>
            </w:pPr>
            <w:r w:rsidRPr="007A4C6B">
              <w:rPr>
                <w:rFonts w:hint="eastAsia"/>
              </w:rPr>
              <w:t>11</w:t>
            </w:r>
            <w:r w:rsidR="00FE0F87">
              <w:rPr>
                <w:rFonts w:hint="eastAsia"/>
              </w:rPr>
              <w:t>4</w:t>
            </w:r>
            <w:r w:rsidRPr="007A4C6B">
              <w:rPr>
                <w:rFonts w:hint="eastAsia"/>
              </w:rPr>
              <w:t>年新北市政府水土保持戶外教學</w:t>
            </w:r>
          </w:p>
          <w:p w14:paraId="545A8CEB" w14:textId="0F99AE71" w:rsidR="001927D8" w:rsidRDefault="007A4C6B">
            <w:pPr>
              <w:pStyle w:val="aff"/>
            </w:pPr>
            <w:r w:rsidRPr="007A4C6B">
              <w:rPr>
                <w:rFonts w:hint="eastAsia"/>
              </w:rPr>
              <w:t>及多元化宣導計畫</w:t>
            </w:r>
          </w:p>
          <w:p w14:paraId="30DCFF45" w14:textId="77777777" w:rsidR="007A4C6B" w:rsidRDefault="007A4C6B">
            <w:pPr>
              <w:pStyle w:val="aff"/>
            </w:pPr>
          </w:p>
          <w:p w14:paraId="2939C320" w14:textId="428ADD31" w:rsidR="001927D8" w:rsidRDefault="00AF2FF7">
            <w:pPr>
              <w:pStyle w:val="aff"/>
            </w:pPr>
            <w:r>
              <w:rPr>
                <w:rFonts w:hint="eastAsia"/>
              </w:rPr>
              <w:t>企劃</w:t>
            </w:r>
            <w:r w:rsidR="00386523">
              <w:rPr>
                <w:rFonts w:hint="eastAsia"/>
              </w:rPr>
              <w:t>書</w:t>
            </w:r>
          </w:p>
        </w:tc>
      </w:tr>
    </w:tbl>
    <w:p w14:paraId="0A298E86" w14:textId="77777777" w:rsidR="001927D8" w:rsidRDefault="001927D8">
      <w:pPr>
        <w:pStyle w:val="aff0"/>
      </w:pPr>
    </w:p>
    <w:p w14:paraId="774D71B5" w14:textId="77777777" w:rsidR="001927D8" w:rsidRDefault="001927D8">
      <w:pPr>
        <w:pStyle w:val="aff0"/>
      </w:pPr>
    </w:p>
    <w:p w14:paraId="71103472" w14:textId="77777777" w:rsidR="001927D8" w:rsidRDefault="001927D8">
      <w:pPr>
        <w:pStyle w:val="aff0"/>
      </w:pPr>
    </w:p>
    <w:p w14:paraId="15B8F7D2" w14:textId="77777777" w:rsidR="001927D8" w:rsidRDefault="001927D8">
      <w:pPr>
        <w:pStyle w:val="aff0"/>
      </w:pPr>
    </w:p>
    <w:p w14:paraId="7407F73F" w14:textId="77777777" w:rsidR="001927D8" w:rsidRDefault="001927D8">
      <w:pPr>
        <w:pStyle w:val="aff0"/>
      </w:pPr>
    </w:p>
    <w:p w14:paraId="70A5226C" w14:textId="77777777" w:rsidR="001927D8" w:rsidRDefault="001927D8">
      <w:pPr>
        <w:pStyle w:val="aff0"/>
      </w:pPr>
    </w:p>
    <w:p w14:paraId="0A2670DD" w14:textId="77777777" w:rsidR="001927D8" w:rsidRDefault="001927D8">
      <w:pPr>
        <w:pStyle w:val="aff0"/>
      </w:pPr>
    </w:p>
    <w:p w14:paraId="7FC489D9" w14:textId="77777777" w:rsidR="001927D8" w:rsidRDefault="001927D8">
      <w:pPr>
        <w:pStyle w:val="aff0"/>
      </w:pPr>
    </w:p>
    <w:p w14:paraId="31E9598C" w14:textId="77777777" w:rsidR="001927D8" w:rsidRDefault="001927D8">
      <w:pPr>
        <w:pStyle w:val="aff0"/>
      </w:pPr>
    </w:p>
    <w:p w14:paraId="601D1252" w14:textId="77777777" w:rsidR="001927D8" w:rsidRDefault="001927D8">
      <w:pPr>
        <w:pStyle w:val="aff0"/>
      </w:pPr>
    </w:p>
    <w:p w14:paraId="5654B20C" w14:textId="764C7482" w:rsidR="001927D8" w:rsidRDefault="00712E90">
      <w:pPr>
        <w:pStyle w:val="aff0"/>
      </w:pPr>
      <w:r>
        <w:rPr>
          <w:noProof/>
        </w:rPr>
        <w:drawing>
          <wp:anchor distT="0" distB="0" distL="114300" distR="114300" simplePos="0" relativeHeight="251659776" behindDoc="0" locked="0" layoutInCell="1" allowOverlap="1" wp14:anchorId="48C36CF6" wp14:editId="7B3D35F8">
            <wp:simplePos x="0" y="0"/>
            <wp:positionH relativeFrom="margin">
              <wp:posOffset>1263650</wp:posOffset>
            </wp:positionH>
            <wp:positionV relativeFrom="paragraph">
              <wp:posOffset>198120</wp:posOffset>
            </wp:positionV>
            <wp:extent cx="1584960" cy="450850"/>
            <wp:effectExtent l="0" t="0" r="0" b="0"/>
            <wp:wrapSquare wrapText="bothSides"/>
            <wp:docPr id="2078347298"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450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3F6389" w14:textId="7B05784D" w:rsidR="001927D8" w:rsidRDefault="00712E90">
      <w:pPr>
        <w:pStyle w:val="aff0"/>
      </w:pPr>
      <w:r>
        <w:rPr>
          <w:noProof/>
        </w:rPr>
        <w:drawing>
          <wp:anchor distT="0" distB="0" distL="114300" distR="114300" simplePos="0" relativeHeight="251656704" behindDoc="0" locked="0" layoutInCell="1" allowOverlap="1" wp14:anchorId="0C37FE26" wp14:editId="5C1A60EE">
            <wp:simplePos x="0" y="0"/>
            <wp:positionH relativeFrom="column">
              <wp:posOffset>2307590</wp:posOffset>
            </wp:positionH>
            <wp:positionV relativeFrom="paragraph">
              <wp:posOffset>8616950</wp:posOffset>
            </wp:positionV>
            <wp:extent cx="1586865" cy="453390"/>
            <wp:effectExtent l="0" t="0" r="0" b="0"/>
            <wp:wrapNone/>
            <wp:docPr id="635147666" name="圖片 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6865" cy="45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386523">
        <w:rPr>
          <w:rFonts w:hint="eastAsia"/>
        </w:rPr>
        <w:t>投標廠商：</w:t>
      </w:r>
      <w:r>
        <w:rPr>
          <w:noProof/>
        </w:rPr>
        <w:drawing>
          <wp:anchor distT="0" distB="0" distL="114300" distR="114300" simplePos="0" relativeHeight="251658752" behindDoc="0" locked="0" layoutInCell="1" allowOverlap="1" wp14:anchorId="5B1DB70B" wp14:editId="4F6643CE">
            <wp:simplePos x="0" y="0"/>
            <wp:positionH relativeFrom="column">
              <wp:posOffset>2307590</wp:posOffset>
            </wp:positionH>
            <wp:positionV relativeFrom="paragraph">
              <wp:posOffset>8616950</wp:posOffset>
            </wp:positionV>
            <wp:extent cx="1586865" cy="453390"/>
            <wp:effectExtent l="0" t="0" r="0" b="0"/>
            <wp:wrapNone/>
            <wp:docPr id="1970458093" name="圖片 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6865" cy="4533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1E040687" wp14:editId="3BE3D45C">
            <wp:simplePos x="0" y="0"/>
            <wp:positionH relativeFrom="column">
              <wp:posOffset>2307590</wp:posOffset>
            </wp:positionH>
            <wp:positionV relativeFrom="paragraph">
              <wp:posOffset>8616950</wp:posOffset>
            </wp:positionV>
            <wp:extent cx="1586865" cy="453390"/>
            <wp:effectExtent l="0" t="0" r="0" b="0"/>
            <wp:wrapNone/>
            <wp:docPr id="634193963" name="圖片 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6865" cy="4533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1B7B213E" wp14:editId="16578541">
            <wp:simplePos x="0" y="0"/>
            <wp:positionH relativeFrom="column">
              <wp:posOffset>2307590</wp:posOffset>
            </wp:positionH>
            <wp:positionV relativeFrom="paragraph">
              <wp:posOffset>8616950</wp:posOffset>
            </wp:positionV>
            <wp:extent cx="1586865" cy="453390"/>
            <wp:effectExtent l="0" t="0" r="0" b="0"/>
            <wp:wrapNone/>
            <wp:docPr id="113374818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6865" cy="45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386523">
        <w:rPr>
          <w:rFonts w:hint="eastAsia"/>
        </w:rPr>
        <w:t>茁思科技股份有限公司</w:t>
      </w:r>
    </w:p>
    <w:p w14:paraId="3CDA24D5" w14:textId="04098AC0" w:rsidR="00F47901" w:rsidRDefault="00386523">
      <w:pPr>
        <w:pStyle w:val="aff0"/>
      </w:pPr>
      <w:r>
        <w:t>中華民國</w:t>
      </w:r>
      <w:r>
        <w:rPr>
          <w:rFonts w:hint="eastAsia"/>
        </w:rPr>
        <w:t>11</w:t>
      </w:r>
      <w:r w:rsidR="00FE0F87">
        <w:rPr>
          <w:rFonts w:hint="eastAsia"/>
        </w:rPr>
        <w:t>4</w:t>
      </w:r>
      <w:r>
        <w:t>年</w:t>
      </w:r>
      <w:r w:rsidR="000330D3">
        <w:rPr>
          <w:rFonts w:hint="eastAsia"/>
        </w:rPr>
        <w:t>0</w:t>
      </w:r>
      <w:r w:rsidR="00FE0F87">
        <w:rPr>
          <w:rFonts w:hint="eastAsia"/>
        </w:rPr>
        <w:t>3</w:t>
      </w:r>
      <w:r>
        <w:rPr>
          <w:rFonts w:hint="eastAsia"/>
        </w:rPr>
        <w:t>月</w:t>
      </w:r>
    </w:p>
    <w:p w14:paraId="17C3E3B6" w14:textId="77777777" w:rsidR="006276A7" w:rsidRDefault="006276A7">
      <w:pPr>
        <w:pStyle w:val="23"/>
      </w:pPr>
    </w:p>
    <w:p w14:paraId="510378E9" w14:textId="77777777" w:rsidR="001927D8" w:rsidRPr="00A466D9" w:rsidRDefault="001927D8">
      <w:pPr>
        <w:pStyle w:val="23"/>
        <w:sectPr w:rsidR="001927D8" w:rsidRPr="00A466D9" w:rsidSect="0010123C">
          <w:pgSz w:w="11906" w:h="16838"/>
          <w:pgMar w:top="1440" w:right="1797" w:bottom="1440" w:left="1797" w:header="851" w:footer="750" w:gutter="0"/>
          <w:pgNumType w:fmt="upperRoman" w:start="1"/>
          <w:cols w:space="425"/>
          <w:docGrid w:type="lines" w:linePitch="381"/>
        </w:sectPr>
      </w:pPr>
    </w:p>
    <w:p w14:paraId="0D425A8A" w14:textId="1C5CFA44" w:rsidR="001927D8" w:rsidRPr="00D03F3C" w:rsidRDefault="00386523" w:rsidP="00D03F3C">
      <w:pPr>
        <w:pStyle w:val="af7"/>
        <w:ind w:firstLine="641"/>
      </w:pPr>
      <w:r w:rsidRPr="00D03F3C">
        <w:lastRenderedPageBreak/>
        <w:t>【</w:t>
      </w:r>
      <w:r w:rsidRPr="00D03F3C">
        <w:rPr>
          <w:rFonts w:hint="eastAsia"/>
        </w:rPr>
        <w:t>評</w:t>
      </w:r>
      <w:r w:rsidR="00EC1901">
        <w:rPr>
          <w:rFonts w:hint="eastAsia"/>
        </w:rPr>
        <w:t>審</w:t>
      </w:r>
      <w:r w:rsidRPr="00D03F3C">
        <w:t>項目與</w:t>
      </w:r>
      <w:r w:rsidR="00EC1901">
        <w:rPr>
          <w:rFonts w:hint="eastAsia"/>
        </w:rPr>
        <w:t>企劃</w:t>
      </w:r>
      <w:r w:rsidRPr="00D03F3C">
        <w:t>書內容及頁次對照表】</w:t>
      </w:r>
    </w:p>
    <w:tbl>
      <w:tblPr>
        <w:tblW w:w="148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730"/>
        <w:gridCol w:w="850"/>
        <w:gridCol w:w="5103"/>
        <w:gridCol w:w="6634"/>
      </w:tblGrid>
      <w:tr w:rsidR="00112A93" w14:paraId="6BED17FB" w14:textId="77777777" w:rsidTr="001024B1">
        <w:trPr>
          <w:trHeight w:val="494"/>
          <w:tblHeader/>
        </w:trPr>
        <w:tc>
          <w:tcPr>
            <w:tcW w:w="568" w:type="dxa"/>
            <w:shd w:val="clear" w:color="auto" w:fill="8EAADB"/>
            <w:vAlign w:val="center"/>
          </w:tcPr>
          <w:p w14:paraId="45981615" w14:textId="77777777" w:rsidR="00112A93" w:rsidRDefault="00112A93" w:rsidP="00994896">
            <w:pPr>
              <w:pStyle w:val="affc"/>
            </w:pPr>
            <w:r>
              <w:rPr>
                <w:rFonts w:hint="eastAsia"/>
              </w:rPr>
              <w:t>序</w:t>
            </w:r>
          </w:p>
        </w:tc>
        <w:tc>
          <w:tcPr>
            <w:tcW w:w="1730" w:type="dxa"/>
            <w:shd w:val="clear" w:color="auto" w:fill="8EAADB"/>
            <w:vAlign w:val="center"/>
          </w:tcPr>
          <w:p w14:paraId="7693F513" w14:textId="4F827D2D" w:rsidR="00112A93" w:rsidRDefault="00112A93" w:rsidP="00994896">
            <w:pPr>
              <w:pStyle w:val="affc"/>
            </w:pPr>
            <w:r>
              <w:rPr>
                <w:rFonts w:hint="eastAsia"/>
              </w:rPr>
              <w:t>評</w:t>
            </w:r>
            <w:r w:rsidR="00CD1B23">
              <w:rPr>
                <w:rFonts w:hint="eastAsia"/>
              </w:rPr>
              <w:t>審</w:t>
            </w:r>
            <w:r>
              <w:rPr>
                <w:rFonts w:hint="eastAsia"/>
              </w:rPr>
              <w:t>項目</w:t>
            </w:r>
          </w:p>
        </w:tc>
        <w:tc>
          <w:tcPr>
            <w:tcW w:w="850" w:type="dxa"/>
            <w:shd w:val="clear" w:color="auto" w:fill="8EAADB"/>
            <w:vAlign w:val="center"/>
          </w:tcPr>
          <w:p w14:paraId="252DC4C1" w14:textId="77777777" w:rsidR="00112A93" w:rsidRDefault="00112A93" w:rsidP="00994896">
            <w:pPr>
              <w:pStyle w:val="affc"/>
            </w:pPr>
            <w:r>
              <w:rPr>
                <w:rFonts w:hint="eastAsia"/>
              </w:rPr>
              <w:t>配分</w:t>
            </w:r>
          </w:p>
        </w:tc>
        <w:tc>
          <w:tcPr>
            <w:tcW w:w="5103" w:type="dxa"/>
            <w:shd w:val="clear" w:color="auto" w:fill="8EAADB"/>
            <w:vAlign w:val="center"/>
          </w:tcPr>
          <w:p w14:paraId="67E1D47C" w14:textId="75E1F16D" w:rsidR="00112A93" w:rsidRDefault="00112A93" w:rsidP="00994896">
            <w:pPr>
              <w:pStyle w:val="affc"/>
            </w:pPr>
            <w:r>
              <w:rPr>
                <w:rFonts w:hint="eastAsia"/>
              </w:rPr>
              <w:t>評</w:t>
            </w:r>
            <w:r w:rsidR="00CD1B23">
              <w:rPr>
                <w:rFonts w:hint="eastAsia"/>
              </w:rPr>
              <w:t>審</w:t>
            </w:r>
            <w:r>
              <w:rPr>
                <w:rFonts w:hint="eastAsia"/>
              </w:rPr>
              <w:t>子項</w:t>
            </w:r>
          </w:p>
        </w:tc>
        <w:tc>
          <w:tcPr>
            <w:tcW w:w="6634" w:type="dxa"/>
            <w:shd w:val="clear" w:color="auto" w:fill="8EAADB"/>
            <w:vAlign w:val="center"/>
          </w:tcPr>
          <w:p w14:paraId="1B50201F" w14:textId="1FAF7A9C" w:rsidR="00112A93" w:rsidRDefault="00112A93" w:rsidP="00994896">
            <w:pPr>
              <w:pStyle w:val="affc"/>
            </w:pPr>
            <w:r>
              <w:rPr>
                <w:rFonts w:hint="eastAsia"/>
              </w:rPr>
              <w:t>內容摘要</w:t>
            </w:r>
          </w:p>
        </w:tc>
      </w:tr>
      <w:tr w:rsidR="00112A93" w14:paraId="440E2D95" w14:textId="77777777" w:rsidTr="001024B1">
        <w:trPr>
          <w:trHeight w:val="851"/>
        </w:trPr>
        <w:tc>
          <w:tcPr>
            <w:tcW w:w="568" w:type="dxa"/>
            <w:vMerge w:val="restart"/>
            <w:vAlign w:val="center"/>
          </w:tcPr>
          <w:p w14:paraId="46F6F5A6" w14:textId="77777777" w:rsidR="00112A93" w:rsidRDefault="00112A93" w:rsidP="00994896">
            <w:pPr>
              <w:pStyle w:val="affc"/>
            </w:pPr>
            <w:r>
              <w:rPr>
                <w:rFonts w:hint="eastAsia"/>
              </w:rPr>
              <w:t>一</w:t>
            </w:r>
          </w:p>
        </w:tc>
        <w:tc>
          <w:tcPr>
            <w:tcW w:w="1730" w:type="dxa"/>
            <w:vMerge w:val="restart"/>
            <w:shd w:val="clear" w:color="auto" w:fill="auto"/>
            <w:vAlign w:val="center"/>
          </w:tcPr>
          <w:p w14:paraId="0B3AC975" w14:textId="2AB256F2" w:rsidR="00112A93" w:rsidRDefault="00EC1901" w:rsidP="00994896">
            <w:pPr>
              <w:pStyle w:val="affc"/>
            </w:pPr>
            <w:r>
              <w:rPr>
                <w:rFonts w:hint="eastAsia"/>
              </w:rPr>
              <w:t>企劃</w:t>
            </w:r>
            <w:r w:rsidR="00112A93">
              <w:rPr>
                <w:rFonts w:hint="eastAsia"/>
              </w:rPr>
              <w:t>書</w:t>
            </w:r>
            <w:r w:rsidR="00112A93" w:rsidRPr="003036D2">
              <w:rPr>
                <w:rFonts w:hint="eastAsia"/>
              </w:rPr>
              <w:t>內容</w:t>
            </w:r>
          </w:p>
        </w:tc>
        <w:tc>
          <w:tcPr>
            <w:tcW w:w="850" w:type="dxa"/>
            <w:vMerge w:val="restart"/>
            <w:shd w:val="clear" w:color="auto" w:fill="auto"/>
            <w:vAlign w:val="center"/>
          </w:tcPr>
          <w:p w14:paraId="694F5369" w14:textId="43819E28" w:rsidR="00112A93" w:rsidRDefault="00112A93" w:rsidP="008F1CDD">
            <w:pPr>
              <w:pStyle w:val="affe"/>
            </w:pPr>
            <w:r>
              <w:t>40</w:t>
            </w:r>
            <w:r w:rsidR="003E15BD">
              <w:rPr>
                <w:rFonts w:hint="eastAsia"/>
              </w:rPr>
              <w:t>分</w:t>
            </w:r>
          </w:p>
        </w:tc>
        <w:tc>
          <w:tcPr>
            <w:tcW w:w="5103" w:type="dxa"/>
            <w:shd w:val="clear" w:color="auto" w:fill="auto"/>
            <w:vAlign w:val="center"/>
          </w:tcPr>
          <w:p w14:paraId="233FCF0B" w14:textId="1B3537A5" w:rsidR="00112A93" w:rsidRDefault="00112A93">
            <w:pPr>
              <w:pStyle w:val="affd"/>
            </w:pPr>
            <w:r>
              <w:rPr>
                <w:rFonts w:hint="eastAsia"/>
              </w:rPr>
              <w:t>1</w:t>
            </w:r>
            <w:r>
              <w:t>.</w:t>
            </w:r>
            <w:r>
              <w:rPr>
                <w:rFonts w:hint="eastAsia"/>
              </w:rPr>
              <w:t xml:space="preserve"> </w:t>
            </w:r>
            <w:r w:rsidR="00EC1901">
              <w:rPr>
                <w:rFonts w:hint="eastAsia"/>
              </w:rPr>
              <w:t>企劃</w:t>
            </w:r>
            <w:r>
              <w:rPr>
                <w:rFonts w:hint="eastAsia"/>
              </w:rPr>
              <w:t>書</w:t>
            </w:r>
            <w:r w:rsidRPr="003036D2">
              <w:rPr>
                <w:rFonts w:hint="eastAsia"/>
              </w:rPr>
              <w:t>完整性、可行性及對服務事項之瞭解程度（含背景環境資料之認知及可能遭遇之問題）</w:t>
            </w:r>
          </w:p>
        </w:tc>
        <w:tc>
          <w:tcPr>
            <w:tcW w:w="6634" w:type="dxa"/>
            <w:shd w:val="clear" w:color="auto" w:fill="auto"/>
            <w:vAlign w:val="center"/>
          </w:tcPr>
          <w:p w14:paraId="65B3F6C1" w14:textId="0D0E6B7C" w:rsidR="00112A93" w:rsidRDefault="00226C23" w:rsidP="005C03C0">
            <w:pPr>
              <w:pStyle w:val="affe"/>
              <w:jc w:val="left"/>
            </w:pPr>
            <w:r>
              <w:rPr>
                <w:rFonts w:hint="eastAsia"/>
              </w:rPr>
              <w:t>詳見</w:t>
            </w:r>
            <w:r w:rsidR="00164759">
              <w:rPr>
                <w:rFonts w:hint="eastAsia"/>
              </w:rPr>
              <w:t>企劃書</w:t>
            </w:r>
            <w:r w:rsidR="00CF07A3">
              <w:fldChar w:fldCharType="begin"/>
            </w:r>
            <w:r w:rsidR="00CF07A3">
              <w:instrText xml:space="preserve"> </w:instrText>
            </w:r>
            <w:r w:rsidR="00CF07A3">
              <w:rPr>
                <w:rFonts w:hint="eastAsia"/>
              </w:rPr>
              <w:instrText>REF _Ref122427342 \r \h</w:instrText>
            </w:r>
            <w:r w:rsidR="00CF07A3">
              <w:instrText xml:space="preserve"> </w:instrText>
            </w:r>
            <w:r w:rsidR="00CF07A3">
              <w:fldChar w:fldCharType="separate"/>
            </w:r>
            <w:r w:rsidR="00E90F37">
              <w:rPr>
                <w:rFonts w:hint="eastAsia"/>
              </w:rPr>
              <w:t>第一章</w:t>
            </w:r>
            <w:r w:rsidR="00E90F37">
              <w:t xml:space="preserve">   </w:t>
            </w:r>
            <w:r w:rsidR="00CF07A3">
              <w:fldChar w:fldCharType="end"/>
            </w:r>
            <w:r w:rsidR="00112A93">
              <w:rPr>
                <w:rFonts w:hint="eastAsia"/>
              </w:rPr>
              <w:t>第</w:t>
            </w:r>
            <w:r w:rsidR="00112A93">
              <w:fldChar w:fldCharType="begin"/>
            </w:r>
            <w:r w:rsidR="00112A93">
              <w:instrText xml:space="preserve"> PAGEREF _Ref166249571 \h </w:instrText>
            </w:r>
            <w:r w:rsidR="00112A93">
              <w:fldChar w:fldCharType="separate"/>
            </w:r>
            <w:r w:rsidR="00E90F37">
              <w:rPr>
                <w:noProof/>
              </w:rPr>
              <w:t>1</w:t>
            </w:r>
            <w:r w:rsidR="00112A93">
              <w:fldChar w:fldCharType="end"/>
            </w:r>
            <w:r w:rsidR="00112A93">
              <w:rPr>
                <w:rFonts w:hint="eastAsia"/>
              </w:rPr>
              <w:t>-</w:t>
            </w:r>
            <w:r w:rsidR="00164759">
              <w:rPr>
                <w:rFonts w:hint="eastAsia"/>
              </w:rPr>
              <w:t>7</w:t>
            </w:r>
            <w:r w:rsidR="00112A93">
              <w:rPr>
                <w:rFonts w:hint="eastAsia"/>
              </w:rPr>
              <w:t>頁</w:t>
            </w:r>
          </w:p>
        </w:tc>
      </w:tr>
      <w:tr w:rsidR="00112A93" w14:paraId="2EA51FB4" w14:textId="77777777" w:rsidTr="001024B1">
        <w:trPr>
          <w:trHeight w:val="851"/>
        </w:trPr>
        <w:tc>
          <w:tcPr>
            <w:tcW w:w="568" w:type="dxa"/>
            <w:vMerge/>
            <w:vAlign w:val="center"/>
          </w:tcPr>
          <w:p w14:paraId="6EF778A7" w14:textId="77777777" w:rsidR="00112A93" w:rsidRPr="00745008" w:rsidRDefault="00112A93" w:rsidP="00745008">
            <w:pPr>
              <w:pStyle w:val="affc"/>
            </w:pPr>
          </w:p>
        </w:tc>
        <w:tc>
          <w:tcPr>
            <w:tcW w:w="1730" w:type="dxa"/>
            <w:vMerge/>
            <w:shd w:val="clear" w:color="auto" w:fill="auto"/>
            <w:vAlign w:val="center"/>
          </w:tcPr>
          <w:p w14:paraId="26DCA278" w14:textId="77777777" w:rsidR="00112A93" w:rsidRPr="00745008" w:rsidRDefault="00112A93" w:rsidP="00745008">
            <w:pPr>
              <w:pStyle w:val="affc"/>
            </w:pPr>
          </w:p>
        </w:tc>
        <w:tc>
          <w:tcPr>
            <w:tcW w:w="850" w:type="dxa"/>
            <w:vMerge/>
            <w:shd w:val="clear" w:color="auto" w:fill="auto"/>
            <w:vAlign w:val="center"/>
          </w:tcPr>
          <w:p w14:paraId="79519C8C" w14:textId="77777777" w:rsidR="00112A93" w:rsidRPr="00745008" w:rsidRDefault="00112A93" w:rsidP="00745008">
            <w:pPr>
              <w:pStyle w:val="120"/>
            </w:pPr>
          </w:p>
        </w:tc>
        <w:tc>
          <w:tcPr>
            <w:tcW w:w="5103" w:type="dxa"/>
            <w:shd w:val="clear" w:color="auto" w:fill="auto"/>
            <w:vAlign w:val="center"/>
          </w:tcPr>
          <w:p w14:paraId="4AEFA796" w14:textId="4FBF2D1F" w:rsidR="00112A93" w:rsidRPr="00745008" w:rsidRDefault="00EC1901" w:rsidP="00745008">
            <w:pPr>
              <w:pStyle w:val="affd"/>
            </w:pPr>
            <w:r w:rsidRPr="00EC1901">
              <w:rPr>
                <w:rFonts w:hint="eastAsia"/>
              </w:rPr>
              <w:t>2.</w:t>
            </w:r>
            <w:r>
              <w:rPr>
                <w:rFonts w:hint="eastAsia"/>
              </w:rPr>
              <w:t xml:space="preserve"> </w:t>
            </w:r>
            <w:r w:rsidRPr="00EC1901">
              <w:rPr>
                <w:rFonts w:hint="eastAsia"/>
              </w:rPr>
              <w:t>可行性研究、規劃及專案管理之初步構想及計畫</w:t>
            </w:r>
          </w:p>
        </w:tc>
        <w:tc>
          <w:tcPr>
            <w:tcW w:w="6634" w:type="dxa"/>
            <w:shd w:val="clear" w:color="auto" w:fill="auto"/>
            <w:vAlign w:val="center"/>
          </w:tcPr>
          <w:p w14:paraId="5F66B43F" w14:textId="72A3DEBA" w:rsidR="00112A93" w:rsidRDefault="001024B1" w:rsidP="005C03C0">
            <w:pPr>
              <w:pStyle w:val="affe"/>
              <w:jc w:val="left"/>
            </w:pPr>
            <w:r>
              <w:rPr>
                <w:rFonts w:hint="eastAsia"/>
              </w:rPr>
              <w:t>1.</w:t>
            </w:r>
            <w:r w:rsidR="00226C23">
              <w:rPr>
                <w:rFonts w:hint="eastAsia"/>
              </w:rPr>
              <w:t>詳見</w:t>
            </w:r>
            <w:r w:rsidR="00164759">
              <w:rPr>
                <w:rFonts w:hint="eastAsia"/>
              </w:rPr>
              <w:t>企劃書</w:t>
            </w:r>
            <w:r w:rsidR="00112A93">
              <w:fldChar w:fldCharType="begin"/>
            </w:r>
            <w:r w:rsidR="00112A93">
              <w:instrText xml:space="preserve"> REF _Ref62655936 \r \h </w:instrText>
            </w:r>
            <w:r w:rsidR="005C03C0">
              <w:instrText xml:space="preserve"> \* MERGEFORMAT </w:instrText>
            </w:r>
            <w:r w:rsidR="00112A93">
              <w:fldChar w:fldCharType="separate"/>
            </w:r>
            <w:r w:rsidR="00E90F37">
              <w:t>第二章</w:t>
            </w:r>
            <w:r w:rsidR="00E90F37">
              <w:t xml:space="preserve">   </w:t>
            </w:r>
            <w:r w:rsidR="00112A93">
              <w:fldChar w:fldCharType="end"/>
            </w:r>
            <w:r w:rsidR="00482FD3">
              <w:t xml:space="preserve"> </w:t>
            </w:r>
            <w:r w:rsidR="00112A93">
              <w:rPr>
                <w:rFonts w:hint="eastAsia"/>
              </w:rPr>
              <w:t>第</w:t>
            </w:r>
            <w:r w:rsidR="00112A93">
              <w:fldChar w:fldCharType="begin"/>
            </w:r>
            <w:r w:rsidR="00112A93">
              <w:instrText xml:space="preserve"> </w:instrText>
            </w:r>
            <w:r w:rsidR="00112A93">
              <w:rPr>
                <w:rFonts w:hint="eastAsia"/>
              </w:rPr>
              <w:instrText>PAGEREF _Ref62655936 \h</w:instrText>
            </w:r>
            <w:r w:rsidR="00112A93">
              <w:instrText xml:space="preserve"> </w:instrText>
            </w:r>
            <w:r w:rsidR="00112A93">
              <w:fldChar w:fldCharType="separate"/>
            </w:r>
            <w:r w:rsidR="00E90F37">
              <w:rPr>
                <w:noProof/>
              </w:rPr>
              <w:t>8</w:t>
            </w:r>
            <w:r w:rsidR="00112A93">
              <w:fldChar w:fldCharType="end"/>
            </w:r>
            <w:r w:rsidR="00112A93">
              <w:t>-</w:t>
            </w:r>
            <w:r w:rsidR="00112A93">
              <w:fldChar w:fldCharType="begin"/>
            </w:r>
            <w:r w:rsidR="00112A93">
              <w:instrText xml:space="preserve"> PAGEREF _Ref166249704 \h </w:instrText>
            </w:r>
            <w:r w:rsidR="00112A93">
              <w:fldChar w:fldCharType="separate"/>
            </w:r>
            <w:r w:rsidR="00E90F37">
              <w:rPr>
                <w:noProof/>
              </w:rPr>
              <w:t>41</w:t>
            </w:r>
            <w:r w:rsidR="00112A93">
              <w:fldChar w:fldCharType="end"/>
            </w:r>
            <w:r w:rsidR="00112A93">
              <w:rPr>
                <w:rFonts w:hint="eastAsia"/>
              </w:rPr>
              <w:t>頁</w:t>
            </w:r>
          </w:p>
          <w:p w14:paraId="60D6E1E6" w14:textId="66868AB5" w:rsidR="001024B1" w:rsidRPr="00745008" w:rsidRDefault="001024B1" w:rsidP="005C03C0">
            <w:pPr>
              <w:pStyle w:val="affe"/>
              <w:jc w:val="left"/>
            </w:pPr>
            <w:r>
              <w:rPr>
                <w:rFonts w:hint="eastAsia"/>
              </w:rPr>
              <w:t>2.</w:t>
            </w:r>
            <w:r>
              <w:rPr>
                <w:rFonts w:hint="eastAsia"/>
              </w:rPr>
              <w:t>詳見附件一</w:t>
            </w:r>
            <w:r>
              <w:rPr>
                <w:rFonts w:hint="eastAsia"/>
              </w:rPr>
              <w:t>~</w:t>
            </w:r>
            <w:r>
              <w:rPr>
                <w:rFonts w:hint="eastAsia"/>
              </w:rPr>
              <w:t>九</w:t>
            </w:r>
            <w:r>
              <w:rPr>
                <w:rFonts w:hint="eastAsia"/>
              </w:rPr>
              <w:t xml:space="preserve"> </w:t>
            </w:r>
            <w:r>
              <w:rPr>
                <w:rFonts w:hint="eastAsia"/>
              </w:rPr>
              <w:t>第</w:t>
            </w:r>
            <w:r>
              <w:rPr>
                <w:rFonts w:hint="eastAsia"/>
              </w:rPr>
              <w:t>7-27</w:t>
            </w:r>
            <w:r>
              <w:rPr>
                <w:rFonts w:hint="eastAsia"/>
              </w:rPr>
              <w:t>頁</w:t>
            </w:r>
          </w:p>
        </w:tc>
      </w:tr>
      <w:tr w:rsidR="00112A93" w14:paraId="494D61AE" w14:textId="77777777" w:rsidTr="001024B1">
        <w:trPr>
          <w:trHeight w:val="851"/>
        </w:trPr>
        <w:tc>
          <w:tcPr>
            <w:tcW w:w="568" w:type="dxa"/>
            <w:vMerge/>
            <w:vAlign w:val="center"/>
          </w:tcPr>
          <w:p w14:paraId="0FBE0C7E" w14:textId="77777777" w:rsidR="00112A93" w:rsidRPr="00745008" w:rsidRDefault="00112A93" w:rsidP="00745008">
            <w:pPr>
              <w:pStyle w:val="affc"/>
            </w:pPr>
          </w:p>
        </w:tc>
        <w:tc>
          <w:tcPr>
            <w:tcW w:w="1730" w:type="dxa"/>
            <w:vMerge/>
            <w:shd w:val="clear" w:color="auto" w:fill="auto"/>
            <w:vAlign w:val="center"/>
          </w:tcPr>
          <w:p w14:paraId="08F1F7EC" w14:textId="77777777" w:rsidR="00112A93" w:rsidRPr="00745008" w:rsidRDefault="00112A93" w:rsidP="00745008">
            <w:pPr>
              <w:pStyle w:val="affc"/>
            </w:pPr>
          </w:p>
        </w:tc>
        <w:tc>
          <w:tcPr>
            <w:tcW w:w="850" w:type="dxa"/>
            <w:vMerge/>
            <w:shd w:val="clear" w:color="auto" w:fill="auto"/>
            <w:vAlign w:val="center"/>
          </w:tcPr>
          <w:p w14:paraId="45C0CA69" w14:textId="77777777" w:rsidR="00112A93" w:rsidRPr="00745008" w:rsidRDefault="00112A93" w:rsidP="00745008">
            <w:pPr>
              <w:pStyle w:val="120"/>
            </w:pPr>
          </w:p>
        </w:tc>
        <w:tc>
          <w:tcPr>
            <w:tcW w:w="5103" w:type="dxa"/>
            <w:shd w:val="clear" w:color="auto" w:fill="auto"/>
            <w:vAlign w:val="center"/>
          </w:tcPr>
          <w:p w14:paraId="10220865" w14:textId="77777777" w:rsidR="00112A93" w:rsidRPr="00745008" w:rsidRDefault="00112A93" w:rsidP="00745008">
            <w:pPr>
              <w:pStyle w:val="affd"/>
            </w:pPr>
            <w:r w:rsidRPr="00745008">
              <w:rPr>
                <w:rFonts w:hint="eastAsia"/>
              </w:rPr>
              <w:t>3</w:t>
            </w:r>
            <w:r w:rsidRPr="00745008">
              <w:t xml:space="preserve">. </w:t>
            </w:r>
            <w:r w:rsidRPr="00745008">
              <w:rPr>
                <w:rFonts w:hint="eastAsia"/>
              </w:rPr>
              <w:t>預定工作進度及投標廠商如期、如質之履約能力</w:t>
            </w:r>
          </w:p>
        </w:tc>
        <w:tc>
          <w:tcPr>
            <w:tcW w:w="6634" w:type="dxa"/>
            <w:shd w:val="clear" w:color="auto" w:fill="auto"/>
            <w:vAlign w:val="center"/>
          </w:tcPr>
          <w:p w14:paraId="246E1ACE" w14:textId="1E823B2F" w:rsidR="00112A93" w:rsidRDefault="00112A93" w:rsidP="005C03C0">
            <w:pPr>
              <w:pStyle w:val="affe"/>
              <w:jc w:val="left"/>
            </w:pPr>
            <w:r>
              <w:rPr>
                <w:rFonts w:hint="eastAsia"/>
              </w:rPr>
              <w:t>1</w:t>
            </w:r>
            <w:r>
              <w:t>.</w:t>
            </w:r>
            <w:r w:rsidR="00226C23">
              <w:rPr>
                <w:rFonts w:hint="eastAsia"/>
              </w:rPr>
              <w:t>詳見</w:t>
            </w:r>
            <w:r w:rsidR="00164759">
              <w:rPr>
                <w:rFonts w:hint="eastAsia"/>
              </w:rPr>
              <w:t>企劃書</w:t>
            </w:r>
            <w:r>
              <w:fldChar w:fldCharType="begin"/>
            </w:r>
            <w:r>
              <w:instrText xml:space="preserve"> REF _Ref117542895 \r \h </w:instrText>
            </w:r>
            <w:r w:rsidR="005C03C0">
              <w:instrText xml:space="preserve"> \* MERGEFORMAT </w:instrText>
            </w:r>
            <w:r>
              <w:fldChar w:fldCharType="separate"/>
            </w:r>
            <w:r w:rsidR="00E90F37">
              <w:t>第三章</w:t>
            </w:r>
            <w:r w:rsidR="00E90F37">
              <w:t xml:space="preserve">   </w:t>
            </w:r>
            <w:r>
              <w:fldChar w:fldCharType="end"/>
            </w:r>
            <w:r>
              <w:rPr>
                <w:rFonts w:hint="eastAsia"/>
              </w:rPr>
              <w:t>第</w:t>
            </w:r>
            <w:r>
              <w:fldChar w:fldCharType="begin"/>
            </w:r>
            <w:r>
              <w:instrText xml:space="preserve"> </w:instrText>
            </w:r>
            <w:r>
              <w:rPr>
                <w:rFonts w:hint="eastAsia"/>
              </w:rPr>
              <w:instrText>PAGEREF _Ref117542895 \h</w:instrText>
            </w:r>
            <w:r>
              <w:instrText xml:space="preserve"> </w:instrText>
            </w:r>
            <w:r>
              <w:fldChar w:fldCharType="separate"/>
            </w:r>
            <w:r w:rsidR="00E90F37">
              <w:rPr>
                <w:noProof/>
              </w:rPr>
              <w:t>42</w:t>
            </w:r>
            <w:r>
              <w:fldChar w:fldCharType="end"/>
            </w:r>
            <w:r>
              <w:t>-</w:t>
            </w:r>
            <w:r>
              <w:fldChar w:fldCharType="begin"/>
            </w:r>
            <w:r>
              <w:instrText xml:space="preserve"> PAGEREF _Ref122429404 \h </w:instrText>
            </w:r>
            <w:r>
              <w:fldChar w:fldCharType="separate"/>
            </w:r>
            <w:r w:rsidR="00E90F37">
              <w:rPr>
                <w:noProof/>
              </w:rPr>
              <w:t>45</w:t>
            </w:r>
            <w:r>
              <w:fldChar w:fldCharType="end"/>
            </w:r>
            <w:r>
              <w:rPr>
                <w:rFonts w:hint="eastAsia"/>
              </w:rPr>
              <w:t>頁</w:t>
            </w:r>
          </w:p>
          <w:p w14:paraId="37AED5D0" w14:textId="3BA7FBE6" w:rsidR="00112A93" w:rsidRPr="00745008" w:rsidRDefault="00112A93" w:rsidP="005C03C0">
            <w:pPr>
              <w:pStyle w:val="affe"/>
              <w:jc w:val="left"/>
            </w:pPr>
            <w:r>
              <w:t>2.</w:t>
            </w:r>
            <w:r w:rsidR="00226C23">
              <w:rPr>
                <w:rFonts w:hint="eastAsia"/>
              </w:rPr>
              <w:t>詳見</w:t>
            </w:r>
            <w:r>
              <w:rPr>
                <w:rFonts w:hint="eastAsia"/>
              </w:rPr>
              <w:t>附件</w:t>
            </w:r>
            <w:r w:rsidR="00164759">
              <w:rPr>
                <w:rFonts w:hint="eastAsia"/>
              </w:rPr>
              <w:t>十一</w:t>
            </w:r>
            <w:r>
              <w:rPr>
                <w:rFonts w:hint="eastAsia"/>
              </w:rPr>
              <w:t>、</w:t>
            </w:r>
            <w:r w:rsidRPr="00A34582">
              <w:rPr>
                <w:rFonts w:hint="eastAsia"/>
              </w:rPr>
              <w:t>執行計畫之完整性與可行性</w:t>
            </w:r>
            <w:r>
              <w:rPr>
                <w:rFonts w:hint="eastAsia"/>
              </w:rPr>
              <w:t>補充資料</w:t>
            </w:r>
            <w:r w:rsidR="000E4EF5">
              <w:rPr>
                <w:rFonts w:hint="eastAsia"/>
              </w:rPr>
              <w:t>第</w:t>
            </w:r>
            <w:r w:rsidR="00164759">
              <w:rPr>
                <w:rFonts w:hint="eastAsia"/>
              </w:rPr>
              <w:t>32</w:t>
            </w:r>
            <w:r w:rsidR="000E4EF5">
              <w:rPr>
                <w:rFonts w:hint="eastAsia"/>
              </w:rPr>
              <w:t>-</w:t>
            </w:r>
            <w:r w:rsidR="00164759">
              <w:rPr>
                <w:rFonts w:hint="eastAsia"/>
              </w:rPr>
              <w:t>41</w:t>
            </w:r>
            <w:r w:rsidR="000E4EF5">
              <w:rPr>
                <w:rFonts w:hint="eastAsia"/>
              </w:rPr>
              <w:t>頁</w:t>
            </w:r>
          </w:p>
        </w:tc>
      </w:tr>
      <w:tr w:rsidR="000E4EF5" w14:paraId="4D5516D9" w14:textId="77777777" w:rsidTr="001024B1">
        <w:trPr>
          <w:trHeight w:val="851"/>
        </w:trPr>
        <w:tc>
          <w:tcPr>
            <w:tcW w:w="568" w:type="dxa"/>
            <w:vMerge/>
            <w:vAlign w:val="center"/>
          </w:tcPr>
          <w:p w14:paraId="38A9373D" w14:textId="77777777" w:rsidR="000E4EF5" w:rsidRPr="00745008" w:rsidRDefault="000E4EF5" w:rsidP="00745008">
            <w:pPr>
              <w:pStyle w:val="affc"/>
            </w:pPr>
          </w:p>
        </w:tc>
        <w:tc>
          <w:tcPr>
            <w:tcW w:w="1730" w:type="dxa"/>
            <w:vMerge/>
            <w:shd w:val="clear" w:color="auto" w:fill="auto"/>
            <w:vAlign w:val="center"/>
          </w:tcPr>
          <w:p w14:paraId="4EB8EFA2" w14:textId="77777777" w:rsidR="000E4EF5" w:rsidRPr="00745008" w:rsidRDefault="000E4EF5" w:rsidP="00745008">
            <w:pPr>
              <w:pStyle w:val="affc"/>
            </w:pPr>
          </w:p>
        </w:tc>
        <w:tc>
          <w:tcPr>
            <w:tcW w:w="850" w:type="dxa"/>
            <w:vMerge/>
            <w:shd w:val="clear" w:color="auto" w:fill="auto"/>
            <w:vAlign w:val="center"/>
          </w:tcPr>
          <w:p w14:paraId="27CDF6D7" w14:textId="77777777" w:rsidR="000E4EF5" w:rsidRPr="00745008" w:rsidRDefault="000E4EF5" w:rsidP="00745008">
            <w:pPr>
              <w:pStyle w:val="120"/>
            </w:pPr>
          </w:p>
        </w:tc>
        <w:tc>
          <w:tcPr>
            <w:tcW w:w="5103" w:type="dxa"/>
            <w:shd w:val="clear" w:color="auto" w:fill="auto"/>
            <w:vAlign w:val="center"/>
          </w:tcPr>
          <w:p w14:paraId="2383598B" w14:textId="77777777" w:rsidR="000E4EF5" w:rsidRPr="00745008" w:rsidRDefault="000E4EF5" w:rsidP="00745008">
            <w:pPr>
              <w:pStyle w:val="affd"/>
            </w:pPr>
            <w:r w:rsidRPr="00745008">
              <w:rPr>
                <w:rFonts w:hint="eastAsia"/>
              </w:rPr>
              <w:t>4</w:t>
            </w:r>
            <w:r w:rsidRPr="00745008">
              <w:t xml:space="preserve">. </w:t>
            </w:r>
            <w:r w:rsidRPr="00745008">
              <w:rPr>
                <w:rFonts w:hint="eastAsia"/>
              </w:rPr>
              <w:t>其他與招標標的有關之事項</w:t>
            </w:r>
          </w:p>
        </w:tc>
        <w:tc>
          <w:tcPr>
            <w:tcW w:w="6634" w:type="dxa"/>
            <w:shd w:val="clear" w:color="auto" w:fill="auto"/>
            <w:vAlign w:val="center"/>
          </w:tcPr>
          <w:p w14:paraId="06B93071" w14:textId="784933F6" w:rsidR="000E4EF5" w:rsidRPr="00745008" w:rsidRDefault="000E4EF5" w:rsidP="005C03C0">
            <w:pPr>
              <w:pStyle w:val="affe"/>
              <w:jc w:val="left"/>
            </w:pPr>
            <w:r>
              <w:rPr>
                <w:rFonts w:hint="eastAsia"/>
              </w:rPr>
              <w:t>1</w:t>
            </w:r>
            <w:r w:rsidR="00226C23">
              <w:rPr>
                <w:rFonts w:hint="eastAsia"/>
              </w:rPr>
              <w:t>詳見</w:t>
            </w:r>
            <w:r w:rsidR="00164759">
              <w:rPr>
                <w:rFonts w:hint="eastAsia"/>
              </w:rPr>
              <w:t>企劃書</w:t>
            </w:r>
            <w:r>
              <w:fldChar w:fldCharType="begin"/>
            </w:r>
            <w:r>
              <w:instrText xml:space="preserve"> REF _Ref122536329 \r \h </w:instrText>
            </w:r>
            <w:r w:rsidR="005C03C0">
              <w:instrText xml:space="preserve"> \* MERGEFORMAT </w:instrText>
            </w:r>
            <w:r>
              <w:fldChar w:fldCharType="separate"/>
            </w:r>
            <w:r w:rsidR="00E90F37">
              <w:t>第五章</w:t>
            </w:r>
            <w:r w:rsidR="00E90F37">
              <w:t xml:space="preserve">   </w:t>
            </w:r>
            <w:r w:rsidR="00E90F37">
              <w:t>第二節</w:t>
            </w:r>
            <w:r w:rsidR="00E90F37">
              <w:t xml:space="preserve">  </w:t>
            </w:r>
            <w:r>
              <w:fldChar w:fldCharType="end"/>
            </w:r>
            <w:r>
              <w:rPr>
                <w:rFonts w:hint="eastAsia"/>
              </w:rPr>
              <w:t>第</w:t>
            </w:r>
            <w:r>
              <w:fldChar w:fldCharType="begin"/>
            </w:r>
            <w:r>
              <w:instrText xml:space="preserve"> PAGEREF _Ref122536329 \h </w:instrText>
            </w:r>
            <w:r>
              <w:fldChar w:fldCharType="separate"/>
            </w:r>
            <w:r w:rsidR="00E90F37">
              <w:rPr>
                <w:noProof/>
              </w:rPr>
              <w:t>46</w:t>
            </w:r>
            <w:r>
              <w:fldChar w:fldCharType="end"/>
            </w:r>
            <w:r>
              <w:rPr>
                <w:rFonts w:hint="eastAsia"/>
              </w:rPr>
              <w:t>-</w:t>
            </w:r>
            <w:r>
              <w:t>4</w:t>
            </w:r>
            <w:r w:rsidR="00164759">
              <w:rPr>
                <w:rFonts w:hint="eastAsia"/>
              </w:rPr>
              <w:t>7</w:t>
            </w:r>
            <w:r>
              <w:rPr>
                <w:rFonts w:hint="eastAsia"/>
              </w:rPr>
              <w:t>頁</w:t>
            </w:r>
          </w:p>
          <w:p w14:paraId="3F056734" w14:textId="1FACD806" w:rsidR="000E4EF5" w:rsidRPr="00745008" w:rsidRDefault="000E4EF5" w:rsidP="005C03C0">
            <w:pPr>
              <w:pStyle w:val="affe"/>
              <w:jc w:val="left"/>
            </w:pPr>
            <w:r>
              <w:t>2.</w:t>
            </w:r>
            <w:r w:rsidR="00226C23">
              <w:rPr>
                <w:rFonts w:hint="eastAsia"/>
              </w:rPr>
              <w:t>詳見</w:t>
            </w:r>
            <w:r>
              <w:rPr>
                <w:rFonts w:hint="eastAsia"/>
              </w:rPr>
              <w:t>附件</w:t>
            </w:r>
            <w:r w:rsidR="00164759">
              <w:rPr>
                <w:rFonts w:hint="eastAsia"/>
              </w:rPr>
              <w:t>十二</w:t>
            </w:r>
            <w:r>
              <w:rPr>
                <w:rFonts w:hint="eastAsia"/>
              </w:rPr>
              <w:t>、團隊</w:t>
            </w:r>
            <w:r w:rsidRPr="00091074">
              <w:rPr>
                <w:rFonts w:hint="eastAsia"/>
              </w:rPr>
              <w:t>實績證明補充資料</w:t>
            </w:r>
            <w:r w:rsidRPr="00745008">
              <w:rPr>
                <w:rFonts w:hint="eastAsia"/>
              </w:rPr>
              <w:tab/>
            </w:r>
            <w:r>
              <w:rPr>
                <w:rFonts w:hint="eastAsia"/>
              </w:rPr>
              <w:t>第</w:t>
            </w:r>
            <w:r w:rsidR="00164759">
              <w:rPr>
                <w:rFonts w:hint="eastAsia"/>
              </w:rPr>
              <w:t>42</w:t>
            </w:r>
            <w:r>
              <w:t>-</w:t>
            </w:r>
            <w:r w:rsidR="00164759">
              <w:rPr>
                <w:rFonts w:hint="eastAsia"/>
              </w:rPr>
              <w:t>70</w:t>
            </w:r>
            <w:r>
              <w:rPr>
                <w:rFonts w:hint="eastAsia"/>
              </w:rPr>
              <w:t>頁</w:t>
            </w:r>
          </w:p>
        </w:tc>
      </w:tr>
      <w:tr w:rsidR="00EC1901" w14:paraId="7A80EB30" w14:textId="77777777" w:rsidTr="001024B1">
        <w:trPr>
          <w:trHeight w:val="851"/>
        </w:trPr>
        <w:tc>
          <w:tcPr>
            <w:tcW w:w="568" w:type="dxa"/>
            <w:vMerge/>
            <w:vAlign w:val="center"/>
          </w:tcPr>
          <w:p w14:paraId="480552B6" w14:textId="77777777" w:rsidR="00EC1901" w:rsidRPr="00745008" w:rsidRDefault="00EC1901" w:rsidP="00745008">
            <w:pPr>
              <w:pStyle w:val="affc"/>
            </w:pPr>
          </w:p>
        </w:tc>
        <w:tc>
          <w:tcPr>
            <w:tcW w:w="1730" w:type="dxa"/>
            <w:vMerge/>
            <w:shd w:val="clear" w:color="auto" w:fill="auto"/>
            <w:vAlign w:val="center"/>
          </w:tcPr>
          <w:p w14:paraId="0F42F08E" w14:textId="77777777" w:rsidR="00EC1901" w:rsidRPr="00745008" w:rsidRDefault="00EC1901" w:rsidP="00745008">
            <w:pPr>
              <w:pStyle w:val="affc"/>
            </w:pPr>
          </w:p>
        </w:tc>
        <w:tc>
          <w:tcPr>
            <w:tcW w:w="850" w:type="dxa"/>
            <w:vMerge/>
            <w:shd w:val="clear" w:color="auto" w:fill="auto"/>
            <w:vAlign w:val="center"/>
          </w:tcPr>
          <w:p w14:paraId="1613224C" w14:textId="77777777" w:rsidR="00EC1901" w:rsidRPr="00745008" w:rsidRDefault="00EC1901" w:rsidP="00745008">
            <w:pPr>
              <w:pStyle w:val="120"/>
            </w:pPr>
          </w:p>
        </w:tc>
        <w:tc>
          <w:tcPr>
            <w:tcW w:w="5103" w:type="dxa"/>
            <w:shd w:val="clear" w:color="auto" w:fill="auto"/>
            <w:vAlign w:val="center"/>
          </w:tcPr>
          <w:p w14:paraId="7717859D" w14:textId="7FF9F03A" w:rsidR="00EC1901" w:rsidRPr="00745008" w:rsidRDefault="00EC1901" w:rsidP="00745008">
            <w:pPr>
              <w:pStyle w:val="affd"/>
            </w:pPr>
            <w:r w:rsidRPr="00745008">
              <w:rPr>
                <w:rFonts w:hint="eastAsia"/>
              </w:rPr>
              <w:t>5</w:t>
            </w:r>
            <w:r w:rsidRPr="00745008">
              <w:t xml:space="preserve">. </w:t>
            </w:r>
            <w:r>
              <w:rPr>
                <w:rFonts w:hint="eastAsia"/>
              </w:rPr>
              <w:t>加值創意機制規劃</w:t>
            </w:r>
          </w:p>
        </w:tc>
        <w:tc>
          <w:tcPr>
            <w:tcW w:w="6634" w:type="dxa"/>
            <w:shd w:val="clear" w:color="auto" w:fill="auto"/>
            <w:vAlign w:val="center"/>
          </w:tcPr>
          <w:p w14:paraId="5C6DC73A" w14:textId="57D69514" w:rsidR="00EC1901" w:rsidRDefault="00164759" w:rsidP="005C03C0">
            <w:pPr>
              <w:pStyle w:val="affe"/>
              <w:jc w:val="left"/>
            </w:pPr>
            <w:r>
              <w:rPr>
                <w:rFonts w:hint="eastAsia"/>
              </w:rPr>
              <w:t>詳見企劃書</w:t>
            </w:r>
            <w:r>
              <w:fldChar w:fldCharType="begin"/>
            </w:r>
            <w:r>
              <w:instrText xml:space="preserve"> </w:instrText>
            </w:r>
            <w:r>
              <w:rPr>
                <w:rFonts w:hint="eastAsia"/>
              </w:rPr>
              <w:instrText>REF _Ref166249958 \w \h</w:instrText>
            </w:r>
            <w:r>
              <w:instrText xml:space="preserve"> </w:instrText>
            </w:r>
            <w:r>
              <w:fldChar w:fldCharType="separate"/>
            </w:r>
            <w:r w:rsidR="00E90F37">
              <w:rPr>
                <w:rFonts w:hint="eastAsia"/>
              </w:rPr>
              <w:t>第七章</w:t>
            </w:r>
            <w:r w:rsidR="00E90F37">
              <w:t xml:space="preserve">   </w:t>
            </w:r>
            <w:r w:rsidR="00E90F37">
              <w:t>第二節</w:t>
            </w:r>
            <w:r w:rsidR="00E90F37">
              <w:t xml:space="preserve">  </w:t>
            </w:r>
            <w:r>
              <w:fldChar w:fldCharType="end"/>
            </w:r>
            <w:r>
              <w:rPr>
                <w:rFonts w:hint="eastAsia"/>
              </w:rPr>
              <w:t>第</w:t>
            </w:r>
            <w:r>
              <w:fldChar w:fldCharType="begin"/>
            </w:r>
            <w:r>
              <w:instrText xml:space="preserve"> PAGEREF _Ref166249958 \h </w:instrText>
            </w:r>
            <w:r>
              <w:fldChar w:fldCharType="separate"/>
            </w:r>
            <w:r w:rsidR="00E90F37">
              <w:rPr>
                <w:noProof/>
              </w:rPr>
              <w:t>51</w:t>
            </w:r>
            <w:r>
              <w:fldChar w:fldCharType="end"/>
            </w:r>
            <w:r>
              <w:rPr>
                <w:rFonts w:hint="eastAsia"/>
              </w:rPr>
              <w:t>頁</w:t>
            </w:r>
          </w:p>
        </w:tc>
      </w:tr>
      <w:tr w:rsidR="00EC1901" w14:paraId="37EA5016" w14:textId="77777777" w:rsidTr="001024B1">
        <w:trPr>
          <w:trHeight w:val="851"/>
        </w:trPr>
        <w:tc>
          <w:tcPr>
            <w:tcW w:w="568" w:type="dxa"/>
            <w:vMerge/>
            <w:vAlign w:val="center"/>
          </w:tcPr>
          <w:p w14:paraId="0F91CF52" w14:textId="77777777" w:rsidR="00EC1901" w:rsidRPr="00745008" w:rsidRDefault="00EC1901" w:rsidP="00EC1901">
            <w:pPr>
              <w:pStyle w:val="affc"/>
            </w:pPr>
          </w:p>
        </w:tc>
        <w:tc>
          <w:tcPr>
            <w:tcW w:w="1730" w:type="dxa"/>
            <w:vMerge/>
            <w:shd w:val="clear" w:color="auto" w:fill="auto"/>
            <w:vAlign w:val="center"/>
          </w:tcPr>
          <w:p w14:paraId="67CB3356" w14:textId="77777777" w:rsidR="00EC1901" w:rsidRPr="00745008" w:rsidRDefault="00EC1901" w:rsidP="00EC1901">
            <w:pPr>
              <w:pStyle w:val="affc"/>
            </w:pPr>
          </w:p>
        </w:tc>
        <w:tc>
          <w:tcPr>
            <w:tcW w:w="850" w:type="dxa"/>
            <w:vMerge/>
            <w:shd w:val="clear" w:color="auto" w:fill="auto"/>
            <w:vAlign w:val="center"/>
          </w:tcPr>
          <w:p w14:paraId="797D4D12" w14:textId="77777777" w:rsidR="00EC1901" w:rsidRPr="00745008" w:rsidRDefault="00EC1901" w:rsidP="00EC1901">
            <w:pPr>
              <w:pStyle w:val="120"/>
            </w:pPr>
          </w:p>
        </w:tc>
        <w:tc>
          <w:tcPr>
            <w:tcW w:w="5103" w:type="dxa"/>
            <w:shd w:val="clear" w:color="auto" w:fill="auto"/>
            <w:vAlign w:val="center"/>
          </w:tcPr>
          <w:p w14:paraId="57029BC8" w14:textId="425547C1" w:rsidR="00EC1901" w:rsidRDefault="00EC1901" w:rsidP="00EC1901">
            <w:pPr>
              <w:pStyle w:val="affd"/>
            </w:pPr>
            <w:r>
              <w:rPr>
                <w:rFonts w:hint="eastAsia"/>
              </w:rPr>
              <w:t>6</w:t>
            </w:r>
            <w:r w:rsidRPr="00745008">
              <w:t xml:space="preserve">. </w:t>
            </w:r>
            <w:r w:rsidRPr="00745008">
              <w:rPr>
                <w:rFonts w:hint="eastAsia"/>
              </w:rPr>
              <w:t>結論與建議事項</w:t>
            </w:r>
          </w:p>
        </w:tc>
        <w:tc>
          <w:tcPr>
            <w:tcW w:w="6634" w:type="dxa"/>
            <w:shd w:val="clear" w:color="auto" w:fill="auto"/>
            <w:vAlign w:val="center"/>
          </w:tcPr>
          <w:p w14:paraId="1A1F2565" w14:textId="1B25058A" w:rsidR="00EC1901" w:rsidRPr="00EC1901" w:rsidRDefault="00EC1901" w:rsidP="00EC1901">
            <w:pPr>
              <w:pStyle w:val="affd"/>
            </w:pPr>
            <w:r w:rsidRPr="00EC1901">
              <w:rPr>
                <w:rFonts w:hint="eastAsia"/>
              </w:rPr>
              <w:t>詳見</w:t>
            </w:r>
            <w:r w:rsidR="00164759">
              <w:rPr>
                <w:rFonts w:hint="eastAsia"/>
              </w:rPr>
              <w:t>企劃書</w:t>
            </w:r>
            <w:r w:rsidRPr="00EC1901">
              <w:fldChar w:fldCharType="begin"/>
            </w:r>
            <w:r w:rsidRPr="00EC1901">
              <w:instrText xml:space="preserve"> REF _Ref131722357 \r \h  \* MERGEFORMAT </w:instrText>
            </w:r>
            <w:r w:rsidRPr="00EC1901">
              <w:fldChar w:fldCharType="separate"/>
            </w:r>
            <w:r w:rsidR="00E90F37">
              <w:t>第七章</w:t>
            </w:r>
            <w:r w:rsidR="00E90F37">
              <w:t xml:space="preserve">   </w:t>
            </w:r>
            <w:r w:rsidRPr="00EC1901">
              <w:fldChar w:fldCharType="end"/>
            </w:r>
            <w:r w:rsidRPr="00EC1901">
              <w:rPr>
                <w:rFonts w:hint="eastAsia"/>
              </w:rPr>
              <w:t>第</w:t>
            </w:r>
            <w:r w:rsidR="00164759">
              <w:fldChar w:fldCharType="begin"/>
            </w:r>
            <w:r w:rsidR="00164759">
              <w:instrText xml:space="preserve"> </w:instrText>
            </w:r>
            <w:r w:rsidR="00164759">
              <w:rPr>
                <w:rFonts w:hint="eastAsia"/>
              </w:rPr>
              <w:instrText>PAGEREF _Ref191994170 \h</w:instrText>
            </w:r>
            <w:r w:rsidR="00164759">
              <w:instrText xml:space="preserve"> </w:instrText>
            </w:r>
            <w:r w:rsidR="00164759">
              <w:fldChar w:fldCharType="separate"/>
            </w:r>
            <w:r w:rsidR="00E90F37">
              <w:rPr>
                <w:noProof/>
              </w:rPr>
              <w:t>50</w:t>
            </w:r>
            <w:r w:rsidR="00164759">
              <w:fldChar w:fldCharType="end"/>
            </w:r>
            <w:r w:rsidRPr="00EC1901">
              <w:rPr>
                <w:rFonts w:hint="eastAsia"/>
              </w:rPr>
              <w:t>頁</w:t>
            </w:r>
          </w:p>
        </w:tc>
      </w:tr>
      <w:tr w:rsidR="00EC1901" w14:paraId="0E89367B" w14:textId="77777777" w:rsidTr="001024B1">
        <w:trPr>
          <w:trHeight w:val="851"/>
        </w:trPr>
        <w:tc>
          <w:tcPr>
            <w:tcW w:w="568" w:type="dxa"/>
            <w:vMerge/>
            <w:vAlign w:val="center"/>
          </w:tcPr>
          <w:p w14:paraId="14371764" w14:textId="77777777" w:rsidR="00EC1901" w:rsidRPr="00745008" w:rsidRDefault="00EC1901" w:rsidP="00EC1901">
            <w:pPr>
              <w:pStyle w:val="affc"/>
            </w:pPr>
          </w:p>
        </w:tc>
        <w:tc>
          <w:tcPr>
            <w:tcW w:w="1730" w:type="dxa"/>
            <w:vMerge/>
            <w:shd w:val="clear" w:color="auto" w:fill="auto"/>
            <w:vAlign w:val="center"/>
          </w:tcPr>
          <w:p w14:paraId="20892315" w14:textId="77777777" w:rsidR="00EC1901" w:rsidRPr="00745008" w:rsidRDefault="00EC1901" w:rsidP="00EC1901">
            <w:pPr>
              <w:pStyle w:val="affc"/>
            </w:pPr>
          </w:p>
        </w:tc>
        <w:tc>
          <w:tcPr>
            <w:tcW w:w="850" w:type="dxa"/>
            <w:vMerge/>
            <w:shd w:val="clear" w:color="auto" w:fill="auto"/>
            <w:vAlign w:val="center"/>
          </w:tcPr>
          <w:p w14:paraId="4813A89B" w14:textId="77777777" w:rsidR="00EC1901" w:rsidRPr="00745008" w:rsidRDefault="00EC1901" w:rsidP="00EC1901">
            <w:pPr>
              <w:pStyle w:val="120"/>
            </w:pPr>
          </w:p>
        </w:tc>
        <w:tc>
          <w:tcPr>
            <w:tcW w:w="5103" w:type="dxa"/>
            <w:shd w:val="clear" w:color="auto" w:fill="auto"/>
            <w:vAlign w:val="center"/>
          </w:tcPr>
          <w:p w14:paraId="35382331" w14:textId="39795368" w:rsidR="00EC1901" w:rsidRPr="00745008" w:rsidRDefault="00EC1901" w:rsidP="00EC1901">
            <w:pPr>
              <w:pStyle w:val="affd"/>
            </w:pPr>
            <w:r w:rsidRPr="00EC1901">
              <w:rPr>
                <w:rFonts w:hint="eastAsia"/>
              </w:rPr>
              <w:t>7.</w:t>
            </w:r>
            <w:r>
              <w:rPr>
                <w:rFonts w:hint="eastAsia"/>
              </w:rPr>
              <w:t xml:space="preserve"> </w:t>
            </w:r>
            <w:r w:rsidRPr="00EC1901">
              <w:rPr>
                <w:rFonts w:hint="eastAsia"/>
              </w:rPr>
              <w:t>其他與招標標的有關之事項</w:t>
            </w:r>
          </w:p>
        </w:tc>
        <w:tc>
          <w:tcPr>
            <w:tcW w:w="6634" w:type="dxa"/>
            <w:shd w:val="clear" w:color="auto" w:fill="auto"/>
            <w:vAlign w:val="center"/>
          </w:tcPr>
          <w:p w14:paraId="67F5C9B6" w14:textId="38151C85" w:rsidR="00164759" w:rsidRPr="00745008" w:rsidRDefault="00164759" w:rsidP="00164759">
            <w:pPr>
              <w:pStyle w:val="affd"/>
            </w:pPr>
            <w:r>
              <w:rPr>
                <w:rFonts w:hint="eastAsia"/>
              </w:rPr>
              <w:t>1</w:t>
            </w:r>
            <w:r>
              <w:rPr>
                <w:rFonts w:hint="eastAsia"/>
              </w:rPr>
              <w:t>詳見企劃書</w:t>
            </w:r>
            <w:r>
              <w:fldChar w:fldCharType="begin"/>
            </w:r>
            <w:r>
              <w:instrText xml:space="preserve"> REF _Ref122536329 \r \h  \* MERGEFORMAT </w:instrText>
            </w:r>
            <w:r>
              <w:fldChar w:fldCharType="separate"/>
            </w:r>
            <w:r w:rsidR="00E90F37">
              <w:t>第五章</w:t>
            </w:r>
            <w:r w:rsidR="00E90F37">
              <w:t xml:space="preserve">   </w:t>
            </w:r>
            <w:r w:rsidR="00E90F37">
              <w:t>第二節</w:t>
            </w:r>
            <w:r w:rsidR="00E90F37">
              <w:t xml:space="preserve">  </w:t>
            </w:r>
            <w:r>
              <w:fldChar w:fldCharType="end"/>
            </w:r>
            <w:r>
              <w:rPr>
                <w:rFonts w:hint="eastAsia"/>
              </w:rPr>
              <w:t>第</w:t>
            </w:r>
            <w:r>
              <w:fldChar w:fldCharType="begin"/>
            </w:r>
            <w:r>
              <w:instrText xml:space="preserve"> PAGEREF _Ref122536329 \h </w:instrText>
            </w:r>
            <w:r>
              <w:fldChar w:fldCharType="separate"/>
            </w:r>
            <w:r w:rsidR="00E90F37">
              <w:rPr>
                <w:noProof/>
              </w:rPr>
              <w:t>46</w:t>
            </w:r>
            <w:r>
              <w:fldChar w:fldCharType="end"/>
            </w:r>
            <w:r>
              <w:rPr>
                <w:rFonts w:hint="eastAsia"/>
              </w:rPr>
              <w:t>-</w:t>
            </w:r>
            <w:r>
              <w:t>4</w:t>
            </w:r>
            <w:r>
              <w:rPr>
                <w:rFonts w:hint="eastAsia"/>
              </w:rPr>
              <w:t>7</w:t>
            </w:r>
            <w:r>
              <w:rPr>
                <w:rFonts w:hint="eastAsia"/>
              </w:rPr>
              <w:t>頁</w:t>
            </w:r>
          </w:p>
          <w:p w14:paraId="345A7D64" w14:textId="3814E425" w:rsidR="00EC1901" w:rsidRPr="00745008" w:rsidRDefault="00164759" w:rsidP="00164759">
            <w:pPr>
              <w:pStyle w:val="affd"/>
            </w:pPr>
            <w:r>
              <w:t>2.</w:t>
            </w:r>
            <w:r>
              <w:rPr>
                <w:rFonts w:hint="eastAsia"/>
              </w:rPr>
              <w:t>詳見附件十二、團隊</w:t>
            </w:r>
            <w:r w:rsidRPr="00091074">
              <w:rPr>
                <w:rFonts w:hint="eastAsia"/>
              </w:rPr>
              <w:t>實績證明補充資料</w:t>
            </w:r>
            <w:r w:rsidRPr="00745008">
              <w:rPr>
                <w:rFonts w:hint="eastAsia"/>
              </w:rPr>
              <w:tab/>
            </w:r>
            <w:r>
              <w:rPr>
                <w:rFonts w:hint="eastAsia"/>
              </w:rPr>
              <w:t>第</w:t>
            </w:r>
            <w:r>
              <w:rPr>
                <w:rFonts w:hint="eastAsia"/>
              </w:rPr>
              <w:t>42</w:t>
            </w:r>
            <w:r>
              <w:t>-</w:t>
            </w:r>
            <w:r>
              <w:rPr>
                <w:rFonts w:hint="eastAsia"/>
              </w:rPr>
              <w:t>70</w:t>
            </w:r>
            <w:r>
              <w:rPr>
                <w:rFonts w:hint="eastAsia"/>
              </w:rPr>
              <w:t>頁</w:t>
            </w:r>
          </w:p>
        </w:tc>
      </w:tr>
      <w:tr w:rsidR="00EC1901" w14:paraId="5D8DF2AA" w14:textId="77777777" w:rsidTr="001024B1">
        <w:trPr>
          <w:trHeight w:val="85"/>
        </w:trPr>
        <w:tc>
          <w:tcPr>
            <w:tcW w:w="568" w:type="dxa"/>
            <w:vMerge w:val="restart"/>
            <w:vAlign w:val="center"/>
          </w:tcPr>
          <w:p w14:paraId="40FBB54C" w14:textId="77777777" w:rsidR="00EC1901" w:rsidRPr="00EC1901" w:rsidRDefault="00EC1901" w:rsidP="00EC1901">
            <w:pPr>
              <w:pStyle w:val="affc"/>
            </w:pPr>
            <w:r w:rsidRPr="00745008">
              <w:rPr>
                <w:rFonts w:hint="eastAsia"/>
              </w:rPr>
              <w:t>二</w:t>
            </w:r>
          </w:p>
        </w:tc>
        <w:tc>
          <w:tcPr>
            <w:tcW w:w="1730" w:type="dxa"/>
            <w:vMerge w:val="restart"/>
            <w:shd w:val="clear" w:color="auto" w:fill="auto"/>
            <w:vAlign w:val="center"/>
          </w:tcPr>
          <w:p w14:paraId="1366E952" w14:textId="77777777" w:rsidR="00EC1901" w:rsidRPr="00EC1901" w:rsidRDefault="00EC1901" w:rsidP="00EC1901">
            <w:pPr>
              <w:pStyle w:val="affc"/>
            </w:pPr>
            <w:r w:rsidRPr="00745008">
              <w:rPr>
                <w:rFonts w:hint="eastAsia"/>
              </w:rPr>
              <w:t>專案負責人、主要工作人員之安排</w:t>
            </w:r>
          </w:p>
        </w:tc>
        <w:tc>
          <w:tcPr>
            <w:tcW w:w="850" w:type="dxa"/>
            <w:vMerge w:val="restart"/>
            <w:shd w:val="clear" w:color="auto" w:fill="auto"/>
            <w:vAlign w:val="center"/>
          </w:tcPr>
          <w:p w14:paraId="6E11B7EB" w14:textId="70AC7BB1" w:rsidR="00EC1901" w:rsidRPr="00EC1901" w:rsidRDefault="00EC1901" w:rsidP="008F1CDD">
            <w:pPr>
              <w:pStyle w:val="affe"/>
            </w:pPr>
            <w:r w:rsidRPr="00745008">
              <w:t>20</w:t>
            </w:r>
            <w:r w:rsidR="003E15BD" w:rsidRPr="003E15BD">
              <w:rPr>
                <w:rFonts w:hint="eastAsia"/>
              </w:rPr>
              <w:t>分</w:t>
            </w:r>
          </w:p>
        </w:tc>
        <w:tc>
          <w:tcPr>
            <w:tcW w:w="5103" w:type="dxa"/>
            <w:shd w:val="clear" w:color="auto" w:fill="auto"/>
            <w:vAlign w:val="center"/>
          </w:tcPr>
          <w:p w14:paraId="28C1E16A" w14:textId="37D51F04" w:rsidR="00EC1901" w:rsidRPr="00EC1901" w:rsidRDefault="00EC1901" w:rsidP="00164759">
            <w:pPr>
              <w:pStyle w:val="affd"/>
            </w:pPr>
            <w:r w:rsidRPr="00EC1901">
              <w:rPr>
                <w:rFonts w:hint="eastAsia"/>
              </w:rPr>
              <w:t>1.</w:t>
            </w:r>
            <w:r>
              <w:rPr>
                <w:rFonts w:hint="eastAsia"/>
              </w:rPr>
              <w:t xml:space="preserve"> </w:t>
            </w:r>
            <w:r w:rsidRPr="00EC1901">
              <w:rPr>
                <w:rFonts w:hint="eastAsia"/>
              </w:rPr>
              <w:t>專案負責人及主要工作人員之學經歷、專長、能力、服務紀</w:t>
            </w:r>
          </w:p>
          <w:p w14:paraId="38C99700" w14:textId="30F165A4" w:rsidR="00EC1901" w:rsidRPr="00EC1901" w:rsidRDefault="00EC1901" w:rsidP="00164759">
            <w:pPr>
              <w:pStyle w:val="affd"/>
            </w:pPr>
            <w:r w:rsidRPr="00EC1901">
              <w:rPr>
                <w:rFonts w:hint="eastAsia"/>
              </w:rPr>
              <w:t>錄及具備專業知識之情形</w:t>
            </w:r>
          </w:p>
        </w:tc>
        <w:tc>
          <w:tcPr>
            <w:tcW w:w="6634" w:type="dxa"/>
            <w:shd w:val="clear" w:color="auto" w:fill="auto"/>
            <w:vAlign w:val="center"/>
          </w:tcPr>
          <w:p w14:paraId="62F7E60A" w14:textId="2C0503A7" w:rsidR="00AD3333" w:rsidRDefault="00AD3333" w:rsidP="00AD3333">
            <w:pPr>
              <w:pStyle w:val="affd"/>
            </w:pPr>
            <w:r>
              <w:rPr>
                <w:rFonts w:hint="eastAsia"/>
              </w:rPr>
              <w:t>1</w:t>
            </w:r>
            <w:r>
              <w:rPr>
                <w:rFonts w:hint="eastAsia"/>
              </w:rPr>
              <w:t>詳見企劃書</w:t>
            </w:r>
            <w:r>
              <w:fldChar w:fldCharType="begin"/>
            </w:r>
            <w:r>
              <w:instrText xml:space="preserve"> </w:instrText>
            </w:r>
            <w:r>
              <w:rPr>
                <w:rFonts w:hint="eastAsia"/>
              </w:rPr>
              <w:instrText>REF _Ref122429404 \w \h</w:instrText>
            </w:r>
            <w:r>
              <w:instrText xml:space="preserve"> </w:instrText>
            </w:r>
            <w:r>
              <w:fldChar w:fldCharType="separate"/>
            </w:r>
            <w:r w:rsidR="00E90F37">
              <w:rPr>
                <w:rFonts w:hint="eastAsia"/>
              </w:rPr>
              <w:t>第四章</w:t>
            </w:r>
            <w:r w:rsidR="00E90F37">
              <w:t xml:space="preserve">   </w:t>
            </w:r>
            <w:r>
              <w:fldChar w:fldCharType="end"/>
            </w:r>
            <w:r>
              <w:rPr>
                <w:rFonts w:hint="eastAsia"/>
              </w:rPr>
              <w:t>第</w:t>
            </w:r>
            <w:r>
              <w:fldChar w:fldCharType="begin"/>
            </w:r>
            <w:r>
              <w:instrText xml:space="preserve"> </w:instrText>
            </w:r>
            <w:r>
              <w:rPr>
                <w:rFonts w:hint="eastAsia"/>
              </w:rPr>
              <w:instrText>PAGEREF _Ref122429404 \h</w:instrText>
            </w:r>
            <w:r>
              <w:instrText xml:space="preserve"> </w:instrText>
            </w:r>
            <w:r>
              <w:fldChar w:fldCharType="separate"/>
            </w:r>
            <w:r w:rsidR="00E90F37">
              <w:rPr>
                <w:noProof/>
              </w:rPr>
              <w:t>45</w:t>
            </w:r>
            <w:r>
              <w:fldChar w:fldCharType="end"/>
            </w:r>
            <w:r>
              <w:rPr>
                <w:rFonts w:hint="eastAsia"/>
              </w:rPr>
              <w:t>頁</w:t>
            </w:r>
          </w:p>
          <w:p w14:paraId="35C4E4E5" w14:textId="2E4E422D" w:rsidR="00EC1901" w:rsidRPr="00AD3333" w:rsidRDefault="00AD3333" w:rsidP="00AD3333">
            <w:pPr>
              <w:pStyle w:val="3"/>
              <w:numPr>
                <w:ilvl w:val="0"/>
                <w:numId w:val="0"/>
              </w:numPr>
              <w:spacing w:before="190"/>
            </w:pPr>
            <w:r>
              <w:t>2.</w:t>
            </w:r>
            <w:r>
              <w:rPr>
                <w:rFonts w:hint="eastAsia"/>
              </w:rPr>
              <w:t>詳見附件十一、</w:t>
            </w:r>
            <w:bookmarkStart w:id="1" w:name="_Ref166259918"/>
            <w:bookmarkStart w:id="2" w:name="_Ref166259935"/>
            <w:bookmarkStart w:id="3" w:name="_Toc191990228"/>
            <w:r w:rsidRPr="00A34582">
              <w:rPr>
                <w:rFonts w:hint="eastAsia"/>
              </w:rPr>
              <w:t>執行計畫之完整性與可行性</w:t>
            </w:r>
            <w:r>
              <w:rPr>
                <w:rFonts w:hint="eastAsia"/>
              </w:rPr>
              <w:t>補充資料</w:t>
            </w:r>
            <w:bookmarkEnd w:id="1"/>
            <w:bookmarkEnd w:id="2"/>
            <w:bookmarkEnd w:id="3"/>
            <w:r>
              <w:rPr>
                <w:rFonts w:hint="eastAsia"/>
              </w:rPr>
              <w:t xml:space="preserve"> </w:t>
            </w:r>
            <w:r>
              <w:rPr>
                <w:rFonts w:hint="eastAsia"/>
              </w:rPr>
              <w:t>第</w:t>
            </w:r>
            <w:r>
              <w:rPr>
                <w:rFonts w:hint="eastAsia"/>
              </w:rPr>
              <w:t>32</w:t>
            </w:r>
            <w:r>
              <w:t>-</w:t>
            </w:r>
            <w:r>
              <w:rPr>
                <w:rFonts w:hint="eastAsia"/>
              </w:rPr>
              <w:t>41</w:t>
            </w:r>
            <w:r>
              <w:rPr>
                <w:rFonts w:hint="eastAsia"/>
              </w:rPr>
              <w:t>頁；附件十四、</w:t>
            </w:r>
            <w:bookmarkStart w:id="4" w:name="_Ref127784263"/>
            <w:bookmarkStart w:id="5" w:name="_Toc166190496"/>
            <w:bookmarkStart w:id="6" w:name="_Toc191990245"/>
            <w:r>
              <w:rPr>
                <w:rFonts w:hint="eastAsia"/>
              </w:rPr>
              <w:t>團隊</w:t>
            </w:r>
            <w:r w:rsidRPr="003405F9">
              <w:rPr>
                <w:rFonts w:hint="eastAsia"/>
              </w:rPr>
              <w:t>成員學經歷與證明</w:t>
            </w:r>
            <w:bookmarkEnd w:id="4"/>
            <w:bookmarkEnd w:id="5"/>
            <w:bookmarkEnd w:id="6"/>
            <w:r>
              <w:rPr>
                <w:rFonts w:hint="eastAsia"/>
              </w:rPr>
              <w:t xml:space="preserve"> </w:t>
            </w:r>
            <w:r>
              <w:rPr>
                <w:rFonts w:hint="eastAsia"/>
              </w:rPr>
              <w:t>第</w:t>
            </w:r>
            <w:r>
              <w:rPr>
                <w:rFonts w:hint="eastAsia"/>
              </w:rPr>
              <w:t>110-128</w:t>
            </w:r>
            <w:r>
              <w:rPr>
                <w:rFonts w:hint="eastAsia"/>
              </w:rPr>
              <w:t>頁</w:t>
            </w:r>
          </w:p>
        </w:tc>
      </w:tr>
      <w:tr w:rsidR="00EC1901" w14:paraId="55360D82" w14:textId="77777777" w:rsidTr="001024B1">
        <w:trPr>
          <w:trHeight w:val="85"/>
        </w:trPr>
        <w:tc>
          <w:tcPr>
            <w:tcW w:w="568" w:type="dxa"/>
            <w:vMerge/>
            <w:vAlign w:val="center"/>
          </w:tcPr>
          <w:p w14:paraId="29A35CEB" w14:textId="77777777" w:rsidR="00EC1901" w:rsidRPr="00745008" w:rsidRDefault="00EC1901" w:rsidP="00EC1901">
            <w:pPr>
              <w:pStyle w:val="affc"/>
            </w:pPr>
          </w:p>
        </w:tc>
        <w:tc>
          <w:tcPr>
            <w:tcW w:w="1730" w:type="dxa"/>
            <w:vMerge/>
            <w:shd w:val="clear" w:color="auto" w:fill="auto"/>
            <w:vAlign w:val="center"/>
          </w:tcPr>
          <w:p w14:paraId="7B307231" w14:textId="77777777" w:rsidR="00EC1901" w:rsidRPr="00745008" w:rsidRDefault="00EC1901" w:rsidP="00EC1901">
            <w:pPr>
              <w:pStyle w:val="affc"/>
            </w:pPr>
          </w:p>
        </w:tc>
        <w:tc>
          <w:tcPr>
            <w:tcW w:w="850" w:type="dxa"/>
            <w:vMerge/>
            <w:shd w:val="clear" w:color="auto" w:fill="auto"/>
            <w:vAlign w:val="center"/>
          </w:tcPr>
          <w:p w14:paraId="0C99C54E" w14:textId="77777777" w:rsidR="00EC1901" w:rsidRPr="00745008" w:rsidRDefault="00EC1901" w:rsidP="00EC1901">
            <w:pPr>
              <w:pStyle w:val="120"/>
            </w:pPr>
          </w:p>
        </w:tc>
        <w:tc>
          <w:tcPr>
            <w:tcW w:w="5103" w:type="dxa"/>
            <w:shd w:val="clear" w:color="auto" w:fill="auto"/>
            <w:vAlign w:val="center"/>
          </w:tcPr>
          <w:p w14:paraId="0232EC6C" w14:textId="3FF6045B" w:rsidR="00EC1901" w:rsidRPr="00EC1901" w:rsidRDefault="00EC1901" w:rsidP="00EC1901">
            <w:pPr>
              <w:pStyle w:val="affd"/>
            </w:pPr>
            <w:r w:rsidRPr="00EC1901">
              <w:rPr>
                <w:rFonts w:hint="eastAsia"/>
              </w:rPr>
              <w:t>2.</w:t>
            </w:r>
            <w:r>
              <w:rPr>
                <w:rFonts w:hint="eastAsia"/>
              </w:rPr>
              <w:t xml:space="preserve"> </w:t>
            </w:r>
            <w:r w:rsidRPr="00EC1901">
              <w:rPr>
                <w:rFonts w:hint="eastAsia"/>
              </w:rPr>
              <w:t>工作團隊組織之架構與分工</w:t>
            </w:r>
            <w:r w:rsidRPr="00EC1901">
              <w:rPr>
                <w:rFonts w:hint="eastAsia"/>
              </w:rPr>
              <w:t>,</w:t>
            </w:r>
            <w:r w:rsidRPr="00EC1901">
              <w:rPr>
                <w:rFonts w:hint="eastAsia"/>
              </w:rPr>
              <w:t>廠商資源與其他支援能力</w:t>
            </w:r>
          </w:p>
        </w:tc>
        <w:tc>
          <w:tcPr>
            <w:tcW w:w="6634" w:type="dxa"/>
            <w:shd w:val="clear" w:color="auto" w:fill="auto"/>
            <w:vAlign w:val="center"/>
          </w:tcPr>
          <w:p w14:paraId="16620231" w14:textId="6C77C584" w:rsidR="00AD3333" w:rsidRDefault="00AD3333" w:rsidP="00AD3333">
            <w:pPr>
              <w:pStyle w:val="affd"/>
            </w:pPr>
            <w:r>
              <w:rPr>
                <w:rFonts w:hint="eastAsia"/>
              </w:rPr>
              <w:t>1</w:t>
            </w:r>
            <w:r>
              <w:rPr>
                <w:rFonts w:hint="eastAsia"/>
              </w:rPr>
              <w:t>詳見企劃書</w:t>
            </w:r>
            <w:r>
              <w:fldChar w:fldCharType="begin"/>
            </w:r>
            <w:r>
              <w:instrText xml:space="preserve"> </w:instrText>
            </w:r>
            <w:r>
              <w:rPr>
                <w:rFonts w:hint="eastAsia"/>
              </w:rPr>
              <w:instrText>REF _Ref122536351 \w \h</w:instrText>
            </w:r>
            <w:r>
              <w:instrText xml:space="preserve"> </w:instrText>
            </w:r>
            <w:r>
              <w:fldChar w:fldCharType="separate"/>
            </w:r>
            <w:r w:rsidR="00E90F37">
              <w:rPr>
                <w:rFonts w:hint="eastAsia"/>
              </w:rPr>
              <w:t>第五章</w:t>
            </w:r>
            <w:r w:rsidR="00E90F37">
              <w:t xml:space="preserve">   </w:t>
            </w:r>
            <w:r>
              <w:fldChar w:fldCharType="end"/>
            </w:r>
            <w:r>
              <w:rPr>
                <w:rFonts w:hint="eastAsia"/>
              </w:rPr>
              <w:t>第</w:t>
            </w:r>
            <w:r>
              <w:fldChar w:fldCharType="begin"/>
            </w:r>
            <w:r>
              <w:instrText xml:space="preserve"> </w:instrText>
            </w:r>
            <w:r>
              <w:rPr>
                <w:rFonts w:hint="eastAsia"/>
              </w:rPr>
              <w:instrText>PAGEREF _Ref122536351 \h</w:instrText>
            </w:r>
            <w:r>
              <w:instrText xml:space="preserve"> </w:instrText>
            </w:r>
            <w:r>
              <w:fldChar w:fldCharType="separate"/>
            </w:r>
            <w:r w:rsidR="00E90F37">
              <w:rPr>
                <w:noProof/>
              </w:rPr>
              <w:t>46</w:t>
            </w:r>
            <w:r>
              <w:fldChar w:fldCharType="end"/>
            </w:r>
            <w:r>
              <w:rPr>
                <w:rFonts w:hint="eastAsia"/>
              </w:rPr>
              <w:t>-47</w:t>
            </w:r>
            <w:r>
              <w:rPr>
                <w:rFonts w:hint="eastAsia"/>
              </w:rPr>
              <w:t>頁</w:t>
            </w:r>
          </w:p>
          <w:p w14:paraId="1965107B" w14:textId="75A2622D" w:rsidR="00EC1901" w:rsidRPr="00EC1901" w:rsidRDefault="00AD3333" w:rsidP="00AD3333">
            <w:pPr>
              <w:pStyle w:val="affd"/>
            </w:pPr>
            <w:r>
              <w:t>2.</w:t>
            </w:r>
            <w:r>
              <w:rPr>
                <w:rFonts w:hint="eastAsia"/>
              </w:rPr>
              <w:t>詳見附件十二、團隊</w:t>
            </w:r>
            <w:r w:rsidRPr="00091074">
              <w:rPr>
                <w:rFonts w:hint="eastAsia"/>
              </w:rPr>
              <w:t>實績證明補充資料</w:t>
            </w:r>
            <w:r w:rsidRPr="00745008">
              <w:rPr>
                <w:rFonts w:hint="eastAsia"/>
              </w:rPr>
              <w:tab/>
            </w:r>
            <w:r>
              <w:rPr>
                <w:rFonts w:hint="eastAsia"/>
              </w:rPr>
              <w:t>第</w:t>
            </w:r>
            <w:r>
              <w:rPr>
                <w:rFonts w:hint="eastAsia"/>
              </w:rPr>
              <w:t>42</w:t>
            </w:r>
            <w:r>
              <w:t>-</w:t>
            </w:r>
            <w:r>
              <w:rPr>
                <w:rFonts w:hint="eastAsia"/>
              </w:rPr>
              <w:t>70</w:t>
            </w:r>
            <w:r>
              <w:rPr>
                <w:rFonts w:hint="eastAsia"/>
              </w:rPr>
              <w:t>頁</w:t>
            </w:r>
          </w:p>
        </w:tc>
      </w:tr>
      <w:tr w:rsidR="00CD1B23" w14:paraId="002E6FF9" w14:textId="77777777" w:rsidTr="001024B1">
        <w:trPr>
          <w:trHeight w:val="635"/>
        </w:trPr>
        <w:tc>
          <w:tcPr>
            <w:tcW w:w="568" w:type="dxa"/>
            <w:vMerge w:val="restart"/>
            <w:vAlign w:val="center"/>
          </w:tcPr>
          <w:p w14:paraId="15B1115E" w14:textId="77777777" w:rsidR="00CD1B23" w:rsidRPr="00EC1901" w:rsidRDefault="00CD1B23" w:rsidP="00CD1B23">
            <w:pPr>
              <w:pStyle w:val="affc"/>
            </w:pPr>
            <w:r w:rsidRPr="00745008">
              <w:rPr>
                <w:rFonts w:hint="eastAsia"/>
              </w:rPr>
              <w:t>三</w:t>
            </w:r>
          </w:p>
        </w:tc>
        <w:tc>
          <w:tcPr>
            <w:tcW w:w="1730" w:type="dxa"/>
            <w:vMerge w:val="restart"/>
            <w:shd w:val="clear" w:color="auto" w:fill="auto"/>
            <w:vAlign w:val="center"/>
          </w:tcPr>
          <w:p w14:paraId="44F3EE28" w14:textId="77777777" w:rsidR="00CD1B23" w:rsidRPr="00EC1901" w:rsidRDefault="00CD1B23" w:rsidP="00CD1B23">
            <w:pPr>
              <w:pStyle w:val="affc"/>
            </w:pPr>
            <w:r w:rsidRPr="00745008">
              <w:rPr>
                <w:rFonts w:hint="eastAsia"/>
              </w:rPr>
              <w:t>廠商經歷與實績</w:t>
            </w:r>
          </w:p>
        </w:tc>
        <w:tc>
          <w:tcPr>
            <w:tcW w:w="850" w:type="dxa"/>
            <w:vMerge w:val="restart"/>
            <w:shd w:val="clear" w:color="auto" w:fill="auto"/>
            <w:vAlign w:val="center"/>
          </w:tcPr>
          <w:p w14:paraId="5D045869" w14:textId="7DE81546" w:rsidR="00CD1B23" w:rsidRPr="00EC1901" w:rsidRDefault="00CD1B23" w:rsidP="00CD1B23">
            <w:pPr>
              <w:pStyle w:val="affe"/>
            </w:pPr>
            <w:r w:rsidRPr="00745008">
              <w:rPr>
                <w:rFonts w:hint="eastAsia"/>
              </w:rPr>
              <w:t>1</w:t>
            </w:r>
            <w:r w:rsidRPr="00EC1901">
              <w:t>0</w:t>
            </w:r>
            <w:r w:rsidRPr="003E15BD">
              <w:rPr>
                <w:rFonts w:hint="eastAsia"/>
              </w:rPr>
              <w:t>分</w:t>
            </w:r>
          </w:p>
        </w:tc>
        <w:tc>
          <w:tcPr>
            <w:tcW w:w="5103" w:type="dxa"/>
            <w:shd w:val="clear" w:color="auto" w:fill="auto"/>
            <w:vAlign w:val="center"/>
          </w:tcPr>
          <w:p w14:paraId="0AC092DC" w14:textId="1F7045DA" w:rsidR="00CD1B23" w:rsidRPr="00EC1901" w:rsidRDefault="00CD1B23" w:rsidP="00CD1B23">
            <w:pPr>
              <w:pStyle w:val="affd"/>
            </w:pPr>
            <w:r w:rsidRPr="003E15BD">
              <w:rPr>
                <w:rFonts w:hint="eastAsia"/>
              </w:rPr>
              <w:t>1.</w:t>
            </w:r>
            <w:r>
              <w:rPr>
                <w:rFonts w:hint="eastAsia"/>
              </w:rPr>
              <w:t xml:space="preserve"> </w:t>
            </w:r>
            <w:r w:rsidRPr="003E15BD">
              <w:rPr>
                <w:rFonts w:hint="eastAsia"/>
              </w:rPr>
              <w:t>廠商於服務項目之經歷與實績</w:t>
            </w:r>
          </w:p>
        </w:tc>
        <w:tc>
          <w:tcPr>
            <w:tcW w:w="6634" w:type="dxa"/>
            <w:shd w:val="clear" w:color="auto" w:fill="auto"/>
            <w:vAlign w:val="center"/>
          </w:tcPr>
          <w:p w14:paraId="6B2FB1C1" w14:textId="363B4F35" w:rsidR="00CD1B23" w:rsidRDefault="00CD1B23" w:rsidP="00CD1B23">
            <w:pPr>
              <w:pStyle w:val="affd"/>
            </w:pPr>
            <w:r>
              <w:rPr>
                <w:rFonts w:hint="eastAsia"/>
              </w:rPr>
              <w:t>1</w:t>
            </w:r>
            <w:r>
              <w:rPr>
                <w:rFonts w:hint="eastAsia"/>
              </w:rPr>
              <w:t>詳見企劃書</w:t>
            </w:r>
            <w:r>
              <w:fldChar w:fldCharType="begin"/>
            </w:r>
            <w:r>
              <w:instrText xml:space="preserve"> </w:instrText>
            </w:r>
            <w:r>
              <w:rPr>
                <w:rFonts w:hint="eastAsia"/>
              </w:rPr>
              <w:instrText>REF _Ref122536351 \w \h</w:instrText>
            </w:r>
            <w:r>
              <w:instrText xml:space="preserve"> </w:instrText>
            </w:r>
            <w:r>
              <w:fldChar w:fldCharType="separate"/>
            </w:r>
            <w:r w:rsidR="00E90F37">
              <w:rPr>
                <w:rFonts w:hint="eastAsia"/>
              </w:rPr>
              <w:t>第五章</w:t>
            </w:r>
            <w:r w:rsidR="00E90F37">
              <w:t xml:space="preserve">   </w:t>
            </w:r>
            <w:r>
              <w:fldChar w:fldCharType="end"/>
            </w:r>
            <w:r>
              <w:rPr>
                <w:rFonts w:hint="eastAsia"/>
              </w:rPr>
              <w:t>第</w:t>
            </w:r>
            <w:r>
              <w:fldChar w:fldCharType="begin"/>
            </w:r>
            <w:r>
              <w:instrText xml:space="preserve"> </w:instrText>
            </w:r>
            <w:r>
              <w:rPr>
                <w:rFonts w:hint="eastAsia"/>
              </w:rPr>
              <w:instrText>PAGEREF _Ref122536351 \h</w:instrText>
            </w:r>
            <w:r>
              <w:instrText xml:space="preserve"> </w:instrText>
            </w:r>
            <w:r>
              <w:fldChar w:fldCharType="separate"/>
            </w:r>
            <w:r w:rsidR="00E90F37">
              <w:rPr>
                <w:noProof/>
              </w:rPr>
              <w:t>46</w:t>
            </w:r>
            <w:r>
              <w:fldChar w:fldCharType="end"/>
            </w:r>
            <w:r>
              <w:rPr>
                <w:rFonts w:hint="eastAsia"/>
              </w:rPr>
              <w:t>-47</w:t>
            </w:r>
            <w:r>
              <w:rPr>
                <w:rFonts w:hint="eastAsia"/>
              </w:rPr>
              <w:t>頁</w:t>
            </w:r>
          </w:p>
          <w:p w14:paraId="19237439" w14:textId="4241A3A4" w:rsidR="00CD1B23" w:rsidRPr="00CD1B23" w:rsidRDefault="00CD1B23" w:rsidP="00CD1B23">
            <w:pPr>
              <w:pStyle w:val="affd"/>
            </w:pPr>
            <w:r>
              <w:t>2.</w:t>
            </w:r>
            <w:r>
              <w:rPr>
                <w:rFonts w:hint="eastAsia"/>
              </w:rPr>
              <w:t>詳見附件十二、團隊</w:t>
            </w:r>
            <w:r w:rsidRPr="00091074">
              <w:rPr>
                <w:rFonts w:hint="eastAsia"/>
              </w:rPr>
              <w:t>實績證明補充資料</w:t>
            </w:r>
            <w:r w:rsidRPr="00745008">
              <w:rPr>
                <w:rFonts w:hint="eastAsia"/>
              </w:rPr>
              <w:tab/>
            </w:r>
            <w:r>
              <w:rPr>
                <w:rFonts w:hint="eastAsia"/>
              </w:rPr>
              <w:t>第</w:t>
            </w:r>
            <w:r>
              <w:rPr>
                <w:rFonts w:hint="eastAsia"/>
              </w:rPr>
              <w:t>42</w:t>
            </w:r>
            <w:r>
              <w:t>-</w:t>
            </w:r>
            <w:r>
              <w:rPr>
                <w:rFonts w:hint="eastAsia"/>
              </w:rPr>
              <w:t>70</w:t>
            </w:r>
            <w:r>
              <w:rPr>
                <w:rFonts w:hint="eastAsia"/>
              </w:rPr>
              <w:t>頁；附件十三、</w:t>
            </w:r>
            <w:bookmarkStart w:id="7" w:name="_Toc166190495"/>
            <w:bookmarkStart w:id="8" w:name="_Ref166260254"/>
            <w:bookmarkStart w:id="9" w:name="_Ref166260257"/>
            <w:bookmarkStart w:id="10" w:name="_Ref166261986"/>
            <w:bookmarkStart w:id="11" w:name="_Toc191990244"/>
            <w:r w:rsidRPr="0038074D">
              <w:rPr>
                <w:rFonts w:hint="eastAsia"/>
              </w:rPr>
              <w:t>完工證明、驗收報</w:t>
            </w:r>
            <w:bookmarkEnd w:id="7"/>
            <w:bookmarkEnd w:id="8"/>
            <w:bookmarkEnd w:id="9"/>
            <w:bookmarkEnd w:id="10"/>
            <w:bookmarkEnd w:id="11"/>
            <w:r>
              <w:rPr>
                <w:rFonts w:hint="eastAsia"/>
              </w:rPr>
              <w:t>告</w:t>
            </w:r>
            <w:r>
              <w:rPr>
                <w:rFonts w:hint="eastAsia"/>
              </w:rPr>
              <w:t xml:space="preserve"> </w:t>
            </w:r>
            <w:r>
              <w:rPr>
                <w:rFonts w:hint="eastAsia"/>
              </w:rPr>
              <w:t>第</w:t>
            </w:r>
            <w:r>
              <w:rPr>
                <w:rFonts w:hint="eastAsia"/>
              </w:rPr>
              <w:t>71-109</w:t>
            </w:r>
            <w:r>
              <w:rPr>
                <w:rFonts w:hint="eastAsia"/>
              </w:rPr>
              <w:t>頁</w:t>
            </w:r>
          </w:p>
        </w:tc>
      </w:tr>
      <w:tr w:rsidR="00CD1B23" w14:paraId="3F49A0A1" w14:textId="77777777" w:rsidTr="001024B1">
        <w:trPr>
          <w:trHeight w:val="635"/>
        </w:trPr>
        <w:tc>
          <w:tcPr>
            <w:tcW w:w="568" w:type="dxa"/>
            <w:vMerge/>
            <w:vAlign w:val="center"/>
          </w:tcPr>
          <w:p w14:paraId="2AEF3417" w14:textId="77777777" w:rsidR="00CD1B23" w:rsidRPr="00745008" w:rsidRDefault="00CD1B23" w:rsidP="00CD1B23">
            <w:pPr>
              <w:pStyle w:val="affc"/>
            </w:pPr>
          </w:p>
        </w:tc>
        <w:tc>
          <w:tcPr>
            <w:tcW w:w="1730" w:type="dxa"/>
            <w:vMerge/>
            <w:shd w:val="clear" w:color="auto" w:fill="auto"/>
            <w:vAlign w:val="center"/>
          </w:tcPr>
          <w:p w14:paraId="35AE2A20" w14:textId="77777777" w:rsidR="00CD1B23" w:rsidRPr="00745008" w:rsidRDefault="00CD1B23" w:rsidP="00CD1B23">
            <w:pPr>
              <w:pStyle w:val="affc"/>
            </w:pPr>
          </w:p>
        </w:tc>
        <w:tc>
          <w:tcPr>
            <w:tcW w:w="850" w:type="dxa"/>
            <w:vMerge/>
            <w:shd w:val="clear" w:color="auto" w:fill="auto"/>
            <w:vAlign w:val="center"/>
          </w:tcPr>
          <w:p w14:paraId="7592EA4F" w14:textId="77777777" w:rsidR="00CD1B23" w:rsidRPr="00745008" w:rsidRDefault="00CD1B23" w:rsidP="00CD1B23">
            <w:pPr>
              <w:pStyle w:val="120"/>
            </w:pPr>
          </w:p>
        </w:tc>
        <w:tc>
          <w:tcPr>
            <w:tcW w:w="5103" w:type="dxa"/>
            <w:shd w:val="clear" w:color="auto" w:fill="auto"/>
            <w:vAlign w:val="center"/>
          </w:tcPr>
          <w:p w14:paraId="7D850D8A" w14:textId="77777777" w:rsidR="00CD1B23" w:rsidRPr="003E15BD" w:rsidRDefault="00CD1B23" w:rsidP="00CD1B23">
            <w:pPr>
              <w:pStyle w:val="affd"/>
            </w:pPr>
            <w:r w:rsidRPr="003E15BD">
              <w:rPr>
                <w:rFonts w:hint="eastAsia"/>
              </w:rPr>
              <w:t>2.</w:t>
            </w:r>
            <w:r w:rsidRPr="003E15BD">
              <w:rPr>
                <w:rFonts w:hint="eastAsia"/>
              </w:rPr>
              <w:t>廠商於截止投標日前</w:t>
            </w:r>
            <w:r w:rsidRPr="003E15BD">
              <w:rPr>
                <w:rFonts w:hint="eastAsia"/>
              </w:rPr>
              <w:t xml:space="preserve"> 5 </w:t>
            </w:r>
            <w:r w:rsidRPr="003E15BD">
              <w:rPr>
                <w:rFonts w:hint="eastAsia"/>
              </w:rPr>
              <w:t>年內之「受獎懲情形」</w:t>
            </w:r>
            <w:r w:rsidRPr="003E15BD">
              <w:rPr>
                <w:rFonts w:hint="eastAsia"/>
              </w:rPr>
              <w:t>(</w:t>
            </w:r>
            <w:r w:rsidRPr="003E15BD">
              <w:rPr>
                <w:rFonts w:hint="eastAsia"/>
              </w:rPr>
              <w:t>含分包廠商</w:t>
            </w:r>
            <w:r w:rsidRPr="003E15BD">
              <w:rPr>
                <w:rFonts w:hint="eastAsia"/>
              </w:rPr>
              <w:t>;</w:t>
            </w:r>
          </w:p>
          <w:p w14:paraId="74656ED3" w14:textId="77777777" w:rsidR="00CD1B23" w:rsidRPr="003E15BD" w:rsidRDefault="00CD1B23" w:rsidP="00CD1B23">
            <w:pPr>
              <w:pStyle w:val="affd"/>
            </w:pPr>
            <w:r w:rsidRPr="003E15BD">
              <w:rPr>
                <w:rFonts w:hint="eastAsia"/>
              </w:rPr>
              <w:t>包括被查核等第及件數、重大職災事件、獎勵、優良事蹟、不</w:t>
            </w:r>
          </w:p>
          <w:p w14:paraId="7259930E" w14:textId="77777777" w:rsidR="00CD1B23" w:rsidRPr="003E15BD" w:rsidRDefault="00CD1B23" w:rsidP="00CD1B23">
            <w:pPr>
              <w:pStyle w:val="affd"/>
            </w:pPr>
            <w:r w:rsidRPr="003E15BD">
              <w:rPr>
                <w:rFonts w:hint="eastAsia"/>
              </w:rPr>
              <w:lastRenderedPageBreak/>
              <w:t>良之紀錄</w:t>
            </w:r>
            <w:r w:rsidRPr="003E15BD">
              <w:rPr>
                <w:rFonts w:hint="eastAsia"/>
              </w:rPr>
              <w:t>,</w:t>
            </w:r>
            <w:r w:rsidRPr="003E15BD">
              <w:rPr>
                <w:rFonts w:hint="eastAsia"/>
              </w:rPr>
              <w:t>是否曾為優良廠商</w:t>
            </w:r>
            <w:r w:rsidRPr="003E15BD">
              <w:rPr>
                <w:rFonts w:hint="eastAsia"/>
              </w:rPr>
              <w:t>,</w:t>
            </w:r>
            <w:r w:rsidRPr="003E15BD">
              <w:rPr>
                <w:rFonts w:hint="eastAsia"/>
              </w:rPr>
              <w:t>或曾為受停業處分之廠商</w:t>
            </w:r>
            <w:r w:rsidRPr="003E15BD">
              <w:rPr>
                <w:rFonts w:hint="eastAsia"/>
              </w:rPr>
              <w:t>,</w:t>
            </w:r>
            <w:r w:rsidRPr="003E15BD">
              <w:rPr>
                <w:rFonts w:hint="eastAsia"/>
              </w:rPr>
              <w:t>或</w:t>
            </w:r>
          </w:p>
          <w:p w14:paraId="716B6A68" w14:textId="77777777" w:rsidR="00CD1B23" w:rsidRPr="003E15BD" w:rsidRDefault="00CD1B23" w:rsidP="00CD1B23">
            <w:pPr>
              <w:pStyle w:val="affd"/>
            </w:pPr>
            <w:r w:rsidRPr="003E15BD">
              <w:rPr>
                <w:rFonts w:hint="eastAsia"/>
              </w:rPr>
              <w:t>曾為政府採購法之拒絕往來廠商</w:t>
            </w:r>
            <w:r w:rsidRPr="003E15BD">
              <w:rPr>
                <w:rFonts w:hint="eastAsia"/>
              </w:rPr>
              <w:t>)(</w:t>
            </w:r>
            <w:r w:rsidRPr="003E15BD">
              <w:rPr>
                <w:rFonts w:hint="eastAsia"/>
              </w:rPr>
              <w:t>有不良或懲處紀錄者</w:t>
            </w:r>
            <w:r w:rsidRPr="003E15BD">
              <w:rPr>
                <w:rFonts w:hint="eastAsia"/>
              </w:rPr>
              <w:t>,</w:t>
            </w:r>
            <w:r w:rsidRPr="003E15BD">
              <w:rPr>
                <w:rFonts w:hint="eastAsia"/>
              </w:rPr>
              <w:t>可</w:t>
            </w:r>
          </w:p>
          <w:p w14:paraId="2033CCFD" w14:textId="40DE0E65" w:rsidR="00CD1B23" w:rsidRPr="00745008" w:rsidRDefault="00CD1B23" w:rsidP="00CD1B23">
            <w:pPr>
              <w:pStyle w:val="affd"/>
            </w:pPr>
            <w:r w:rsidRPr="003E15BD">
              <w:rPr>
                <w:rFonts w:hint="eastAsia"/>
              </w:rPr>
              <w:t>酌予扣分</w:t>
            </w:r>
            <w:r w:rsidRPr="003E15BD">
              <w:rPr>
                <w:rFonts w:hint="eastAsia"/>
              </w:rPr>
              <w:t>,</w:t>
            </w:r>
            <w:r w:rsidRPr="003E15BD">
              <w:rPr>
                <w:rFonts w:hint="eastAsia"/>
              </w:rPr>
              <w:t>至多扣</w:t>
            </w:r>
            <w:r w:rsidRPr="003E15BD">
              <w:rPr>
                <w:rFonts w:hint="eastAsia"/>
              </w:rPr>
              <w:t xml:space="preserve"> 10 </w:t>
            </w:r>
            <w:r w:rsidRPr="003E15BD">
              <w:rPr>
                <w:rFonts w:hint="eastAsia"/>
              </w:rPr>
              <w:t>分。</w:t>
            </w:r>
            <w:r w:rsidRPr="003E15BD">
              <w:rPr>
                <w:rFonts w:hint="eastAsia"/>
              </w:rPr>
              <w:t>)</w:t>
            </w:r>
          </w:p>
        </w:tc>
        <w:tc>
          <w:tcPr>
            <w:tcW w:w="6634" w:type="dxa"/>
            <w:shd w:val="clear" w:color="auto" w:fill="auto"/>
            <w:vAlign w:val="center"/>
          </w:tcPr>
          <w:p w14:paraId="7E4BDC26" w14:textId="021CD0E6" w:rsidR="00CD1B23" w:rsidRDefault="00CD1B23" w:rsidP="00CD1B23">
            <w:pPr>
              <w:pStyle w:val="affd"/>
            </w:pPr>
            <w:r>
              <w:rPr>
                <w:rFonts w:hint="eastAsia"/>
              </w:rPr>
              <w:lastRenderedPageBreak/>
              <w:t>詳見附件</w:t>
            </w:r>
            <w:r w:rsidR="001024B1" w:rsidRPr="001024B1">
              <w:rPr>
                <w:rFonts w:hint="eastAsia"/>
              </w:rPr>
              <w:t>十、茁思科技公司基本資料</w:t>
            </w:r>
            <w:r w:rsidR="001024B1">
              <w:rPr>
                <w:rFonts w:hint="eastAsia"/>
              </w:rPr>
              <w:t xml:space="preserve"> </w:t>
            </w:r>
            <w:r w:rsidR="001024B1">
              <w:rPr>
                <w:rFonts w:hint="eastAsia"/>
              </w:rPr>
              <w:t>第</w:t>
            </w:r>
            <w:r w:rsidR="001024B1">
              <w:rPr>
                <w:rFonts w:hint="eastAsia"/>
              </w:rPr>
              <w:t>28-31</w:t>
            </w:r>
            <w:r w:rsidR="001024B1">
              <w:rPr>
                <w:rFonts w:hint="eastAsia"/>
              </w:rPr>
              <w:t>頁；附件</w:t>
            </w:r>
            <w:r>
              <w:rPr>
                <w:rFonts w:hint="eastAsia"/>
              </w:rPr>
              <w:t>十三、</w:t>
            </w:r>
            <w:r w:rsidRPr="0038074D">
              <w:rPr>
                <w:rFonts w:hint="eastAsia"/>
              </w:rPr>
              <w:t>完工證明、驗收報</w:t>
            </w:r>
            <w:r>
              <w:rPr>
                <w:rFonts w:hint="eastAsia"/>
              </w:rPr>
              <w:t>告</w:t>
            </w:r>
            <w:r>
              <w:rPr>
                <w:rFonts w:hint="eastAsia"/>
              </w:rPr>
              <w:t xml:space="preserve"> </w:t>
            </w:r>
            <w:r>
              <w:rPr>
                <w:rFonts w:hint="eastAsia"/>
              </w:rPr>
              <w:t>第</w:t>
            </w:r>
            <w:r>
              <w:rPr>
                <w:rFonts w:hint="eastAsia"/>
              </w:rPr>
              <w:t>71-109</w:t>
            </w:r>
            <w:r>
              <w:rPr>
                <w:rFonts w:hint="eastAsia"/>
              </w:rPr>
              <w:t>頁</w:t>
            </w:r>
          </w:p>
        </w:tc>
      </w:tr>
      <w:tr w:rsidR="00CD1B23" w14:paraId="447F2EB7" w14:textId="77777777" w:rsidTr="001024B1">
        <w:trPr>
          <w:trHeight w:val="627"/>
        </w:trPr>
        <w:tc>
          <w:tcPr>
            <w:tcW w:w="568" w:type="dxa"/>
            <w:vMerge w:val="restart"/>
            <w:shd w:val="clear" w:color="auto" w:fill="auto"/>
            <w:vAlign w:val="center"/>
          </w:tcPr>
          <w:p w14:paraId="2EB193D4" w14:textId="77777777" w:rsidR="00CD1B23" w:rsidRPr="00EC1901" w:rsidRDefault="00CD1B23" w:rsidP="00CD1B23">
            <w:pPr>
              <w:pStyle w:val="affc"/>
            </w:pPr>
            <w:r w:rsidRPr="00745008">
              <w:rPr>
                <w:rFonts w:hint="eastAsia"/>
              </w:rPr>
              <w:t>四</w:t>
            </w:r>
          </w:p>
        </w:tc>
        <w:tc>
          <w:tcPr>
            <w:tcW w:w="1730" w:type="dxa"/>
            <w:vMerge w:val="restart"/>
            <w:shd w:val="clear" w:color="auto" w:fill="auto"/>
            <w:vAlign w:val="center"/>
          </w:tcPr>
          <w:p w14:paraId="6D80F3A5" w14:textId="77777777" w:rsidR="00CD1B23" w:rsidRPr="00EC1901" w:rsidRDefault="00CD1B23" w:rsidP="00CD1B23">
            <w:pPr>
              <w:pStyle w:val="affc"/>
            </w:pPr>
            <w:r w:rsidRPr="00745008">
              <w:rPr>
                <w:rFonts w:hint="eastAsia"/>
              </w:rPr>
              <w:t>簡報及答詢</w:t>
            </w:r>
          </w:p>
        </w:tc>
        <w:tc>
          <w:tcPr>
            <w:tcW w:w="850" w:type="dxa"/>
            <w:vMerge w:val="restart"/>
            <w:shd w:val="clear" w:color="auto" w:fill="auto"/>
            <w:vAlign w:val="center"/>
          </w:tcPr>
          <w:p w14:paraId="070FF3A9" w14:textId="3F433F25" w:rsidR="00CD1B23" w:rsidRPr="00EC1901" w:rsidRDefault="00CD1B23" w:rsidP="00CD1B23">
            <w:pPr>
              <w:pStyle w:val="affe"/>
            </w:pPr>
            <w:r w:rsidRPr="00745008">
              <w:t>10</w:t>
            </w:r>
            <w:r w:rsidRPr="003E15BD">
              <w:rPr>
                <w:rFonts w:hint="eastAsia"/>
              </w:rPr>
              <w:t>分</w:t>
            </w:r>
          </w:p>
        </w:tc>
        <w:tc>
          <w:tcPr>
            <w:tcW w:w="5103" w:type="dxa"/>
            <w:shd w:val="clear" w:color="auto" w:fill="auto"/>
            <w:vAlign w:val="center"/>
          </w:tcPr>
          <w:p w14:paraId="0A035178" w14:textId="3AB8FE8F" w:rsidR="00CD1B23" w:rsidRPr="00EC1901" w:rsidRDefault="00CD1B23" w:rsidP="00CD1B23">
            <w:pPr>
              <w:pStyle w:val="affd"/>
            </w:pPr>
            <w:r>
              <w:rPr>
                <w:rFonts w:hint="eastAsia"/>
              </w:rPr>
              <w:t>1</w:t>
            </w:r>
            <w:r w:rsidRPr="00EC1901">
              <w:t xml:space="preserve">. </w:t>
            </w:r>
            <w:r w:rsidRPr="00EC1901">
              <w:rPr>
                <w:rFonts w:hint="eastAsia"/>
              </w:rPr>
              <w:t>廠商簡報</w:t>
            </w:r>
          </w:p>
        </w:tc>
        <w:tc>
          <w:tcPr>
            <w:tcW w:w="6634" w:type="dxa"/>
            <w:vMerge w:val="restart"/>
            <w:shd w:val="clear" w:color="auto" w:fill="auto"/>
            <w:vAlign w:val="center"/>
          </w:tcPr>
          <w:p w14:paraId="3C592F7A" w14:textId="77777777" w:rsidR="00CD1B23" w:rsidRPr="00EC1901" w:rsidRDefault="00CD1B23" w:rsidP="00CD1B23">
            <w:pPr>
              <w:pStyle w:val="affe"/>
            </w:pPr>
            <w:r w:rsidRPr="00745008">
              <w:rPr>
                <w:rFonts w:hint="eastAsia"/>
              </w:rPr>
              <w:t>評選會議簡報展示及答詢</w:t>
            </w:r>
          </w:p>
        </w:tc>
      </w:tr>
      <w:tr w:rsidR="00CD1B23" w14:paraId="2E9BB9CA" w14:textId="77777777" w:rsidTr="001024B1">
        <w:trPr>
          <w:trHeight w:val="627"/>
        </w:trPr>
        <w:tc>
          <w:tcPr>
            <w:tcW w:w="568" w:type="dxa"/>
            <w:vMerge/>
            <w:shd w:val="clear" w:color="auto" w:fill="auto"/>
            <w:vAlign w:val="center"/>
          </w:tcPr>
          <w:p w14:paraId="5E3002B0" w14:textId="77777777" w:rsidR="00CD1B23" w:rsidRPr="00745008" w:rsidRDefault="00CD1B23" w:rsidP="00CD1B23">
            <w:pPr>
              <w:pStyle w:val="affc"/>
            </w:pPr>
          </w:p>
        </w:tc>
        <w:tc>
          <w:tcPr>
            <w:tcW w:w="1730" w:type="dxa"/>
            <w:vMerge/>
            <w:shd w:val="clear" w:color="auto" w:fill="auto"/>
            <w:vAlign w:val="center"/>
          </w:tcPr>
          <w:p w14:paraId="72E3FC77" w14:textId="77777777" w:rsidR="00CD1B23" w:rsidRPr="00745008" w:rsidRDefault="00CD1B23" w:rsidP="00CD1B23">
            <w:pPr>
              <w:pStyle w:val="affc"/>
            </w:pPr>
          </w:p>
        </w:tc>
        <w:tc>
          <w:tcPr>
            <w:tcW w:w="850" w:type="dxa"/>
            <w:vMerge/>
            <w:shd w:val="clear" w:color="auto" w:fill="auto"/>
            <w:vAlign w:val="center"/>
          </w:tcPr>
          <w:p w14:paraId="2F595BF7" w14:textId="77777777" w:rsidR="00CD1B23" w:rsidRPr="00745008" w:rsidRDefault="00CD1B23" w:rsidP="00CD1B23">
            <w:pPr>
              <w:pStyle w:val="affe"/>
            </w:pPr>
          </w:p>
        </w:tc>
        <w:tc>
          <w:tcPr>
            <w:tcW w:w="5103" w:type="dxa"/>
            <w:shd w:val="clear" w:color="auto" w:fill="auto"/>
            <w:vAlign w:val="center"/>
          </w:tcPr>
          <w:p w14:paraId="1229DA97" w14:textId="5D5F13FB" w:rsidR="00CD1B23" w:rsidRPr="00EC1901" w:rsidRDefault="00CD1B23" w:rsidP="00CD1B23">
            <w:pPr>
              <w:pStyle w:val="affd"/>
            </w:pPr>
            <w:r>
              <w:rPr>
                <w:rFonts w:hint="eastAsia"/>
              </w:rPr>
              <w:t>2</w:t>
            </w:r>
            <w:r w:rsidRPr="00EC1901">
              <w:t xml:space="preserve">. </w:t>
            </w:r>
            <w:r w:rsidRPr="00EC1901">
              <w:rPr>
                <w:rFonts w:hint="eastAsia"/>
              </w:rPr>
              <w:t>廠商答詢</w:t>
            </w:r>
          </w:p>
          <w:p w14:paraId="6AB38DBF" w14:textId="77777777" w:rsidR="00CD1B23" w:rsidRPr="00EC1901" w:rsidRDefault="00CD1B23" w:rsidP="00CD1B23">
            <w:pPr>
              <w:pStyle w:val="affd"/>
            </w:pPr>
            <w:r w:rsidRPr="00745008">
              <w:rPr>
                <w:rFonts w:hint="eastAsia"/>
              </w:rPr>
              <w:t>(</w:t>
            </w:r>
            <w:r w:rsidRPr="00EC1901">
              <w:rPr>
                <w:rFonts w:hint="eastAsia"/>
              </w:rPr>
              <w:t>評審委員得視專案負責人實際參與情形作為評分之參考</w:t>
            </w:r>
            <w:r w:rsidRPr="00EC1901">
              <w:rPr>
                <w:rFonts w:hint="eastAsia"/>
              </w:rPr>
              <w:t>)</w:t>
            </w:r>
          </w:p>
        </w:tc>
        <w:tc>
          <w:tcPr>
            <w:tcW w:w="6634" w:type="dxa"/>
            <w:vMerge/>
            <w:shd w:val="clear" w:color="auto" w:fill="auto"/>
            <w:vAlign w:val="center"/>
          </w:tcPr>
          <w:p w14:paraId="0551CFC0" w14:textId="77777777" w:rsidR="00CD1B23" w:rsidRPr="00745008" w:rsidRDefault="00CD1B23" w:rsidP="00CD1B23">
            <w:pPr>
              <w:pStyle w:val="affe"/>
            </w:pPr>
          </w:p>
        </w:tc>
      </w:tr>
      <w:tr w:rsidR="00CD1B23" w14:paraId="29CAAAE5" w14:textId="77777777" w:rsidTr="001024B1">
        <w:trPr>
          <w:trHeight w:val="627"/>
        </w:trPr>
        <w:tc>
          <w:tcPr>
            <w:tcW w:w="568" w:type="dxa"/>
            <w:shd w:val="clear" w:color="auto" w:fill="auto"/>
            <w:vAlign w:val="center"/>
          </w:tcPr>
          <w:p w14:paraId="27334756" w14:textId="77777777" w:rsidR="00CD1B23" w:rsidRPr="00EC1901" w:rsidRDefault="00CD1B23" w:rsidP="00CD1B23">
            <w:pPr>
              <w:pStyle w:val="affc"/>
            </w:pPr>
            <w:r w:rsidRPr="00745008">
              <w:rPr>
                <w:rFonts w:hint="eastAsia"/>
              </w:rPr>
              <w:t>五</w:t>
            </w:r>
          </w:p>
        </w:tc>
        <w:tc>
          <w:tcPr>
            <w:tcW w:w="1730" w:type="dxa"/>
            <w:shd w:val="clear" w:color="auto" w:fill="auto"/>
            <w:vAlign w:val="center"/>
          </w:tcPr>
          <w:p w14:paraId="7544769F" w14:textId="77777777" w:rsidR="00CD1B23" w:rsidRPr="00EC1901" w:rsidRDefault="00CD1B23" w:rsidP="00CD1B23">
            <w:pPr>
              <w:pStyle w:val="affc"/>
            </w:pPr>
            <w:r w:rsidRPr="00745008">
              <w:rPr>
                <w:rFonts w:hint="eastAsia"/>
              </w:rPr>
              <w:t>價格</w:t>
            </w:r>
          </w:p>
        </w:tc>
        <w:tc>
          <w:tcPr>
            <w:tcW w:w="850" w:type="dxa"/>
            <w:shd w:val="clear" w:color="auto" w:fill="auto"/>
            <w:vAlign w:val="center"/>
          </w:tcPr>
          <w:p w14:paraId="5E879D6F" w14:textId="2FFAAFDA" w:rsidR="00CD1B23" w:rsidRPr="00EC1901" w:rsidRDefault="00CD1B23" w:rsidP="00CD1B23">
            <w:pPr>
              <w:pStyle w:val="affe"/>
            </w:pPr>
            <w:r>
              <w:rPr>
                <w:rFonts w:hint="eastAsia"/>
              </w:rPr>
              <w:t>2</w:t>
            </w:r>
            <w:r w:rsidRPr="00EC1901">
              <w:t>0</w:t>
            </w:r>
            <w:r w:rsidRPr="003E15BD">
              <w:rPr>
                <w:rFonts w:hint="eastAsia"/>
              </w:rPr>
              <w:t>分</w:t>
            </w:r>
          </w:p>
        </w:tc>
        <w:tc>
          <w:tcPr>
            <w:tcW w:w="5103" w:type="dxa"/>
            <w:shd w:val="clear" w:color="auto" w:fill="auto"/>
            <w:vAlign w:val="center"/>
          </w:tcPr>
          <w:p w14:paraId="4990CFB8" w14:textId="40649887" w:rsidR="00CD1B23" w:rsidRPr="003E15BD" w:rsidRDefault="00CD1B23" w:rsidP="00CD1B23">
            <w:pPr>
              <w:pStyle w:val="affd"/>
            </w:pPr>
            <w:r w:rsidRPr="003E15BD">
              <w:rPr>
                <w:rFonts w:hint="eastAsia"/>
              </w:rPr>
              <w:t>1.</w:t>
            </w:r>
            <w:r w:rsidRPr="003E15BD">
              <w:rPr>
                <w:rFonts w:hint="eastAsia"/>
              </w:rPr>
              <w:t>標價合理性</w:t>
            </w:r>
            <w:r w:rsidRPr="003E15BD">
              <w:rPr>
                <w:rFonts w:hint="eastAsia"/>
              </w:rPr>
              <w:t>(</w:t>
            </w:r>
            <w:r w:rsidRPr="003E15BD">
              <w:rPr>
                <w:rFonts w:hint="eastAsia"/>
              </w:rPr>
              <w:t>將「標價金額」除以「以上各項得分」之商數作為評分依據</w:t>
            </w:r>
            <w:r>
              <w:rPr>
                <w:rFonts w:hint="eastAsia"/>
              </w:rPr>
              <w:t>，</w:t>
            </w:r>
            <w:r w:rsidRPr="003E15BD">
              <w:rPr>
                <w:rFonts w:hint="eastAsia"/>
              </w:rPr>
              <w:t>屬機關支出性質者</w:t>
            </w:r>
            <w:r>
              <w:rPr>
                <w:rFonts w:hint="eastAsia"/>
              </w:rPr>
              <w:t>，</w:t>
            </w:r>
            <w:r w:rsidRPr="003E15BD">
              <w:rPr>
                <w:rFonts w:hint="eastAsia"/>
              </w:rPr>
              <w:t>商數越低者</w:t>
            </w:r>
            <w:r>
              <w:rPr>
                <w:rFonts w:hint="eastAsia"/>
              </w:rPr>
              <w:t>，</w:t>
            </w:r>
            <w:r w:rsidRPr="003E15BD">
              <w:rPr>
                <w:rFonts w:hint="eastAsia"/>
              </w:rPr>
              <w:t>分數越高</w:t>
            </w:r>
            <w:r w:rsidRPr="003E15BD">
              <w:rPr>
                <w:rFonts w:hint="eastAsia"/>
              </w:rPr>
              <w:t>;</w:t>
            </w:r>
            <w:r w:rsidRPr="003E15BD">
              <w:rPr>
                <w:rFonts w:hint="eastAsia"/>
              </w:rPr>
              <w:t>屬機關收入者</w:t>
            </w:r>
            <w:r>
              <w:rPr>
                <w:rFonts w:hint="eastAsia"/>
              </w:rPr>
              <w:t>，</w:t>
            </w:r>
            <w:r w:rsidRPr="003E15BD">
              <w:rPr>
                <w:rFonts w:hint="eastAsia"/>
              </w:rPr>
              <w:t>除保證金給付機關一定金額外</w:t>
            </w:r>
            <w:r>
              <w:rPr>
                <w:rFonts w:hint="eastAsia"/>
              </w:rPr>
              <w:t>，</w:t>
            </w:r>
            <w:r w:rsidRPr="003E15BD">
              <w:rPr>
                <w:rFonts w:hint="eastAsia"/>
              </w:rPr>
              <w:t>對使用者收費越便宜</w:t>
            </w:r>
            <w:r>
              <w:rPr>
                <w:rFonts w:hint="eastAsia"/>
              </w:rPr>
              <w:t>，</w:t>
            </w:r>
            <w:r w:rsidRPr="003E15BD">
              <w:rPr>
                <w:rFonts w:hint="eastAsia"/>
              </w:rPr>
              <w:t>分數越高。</w:t>
            </w:r>
            <w:r w:rsidRPr="003E15BD">
              <w:rPr>
                <w:rFonts w:hint="eastAsia"/>
              </w:rPr>
              <w:t>)</w:t>
            </w:r>
          </w:p>
          <w:p w14:paraId="13AF85EA" w14:textId="537D99EA" w:rsidR="00CD1B23" w:rsidRPr="00EC1901" w:rsidRDefault="00CD1B23" w:rsidP="00CD1B23">
            <w:pPr>
              <w:pStyle w:val="affd"/>
            </w:pPr>
            <w:r w:rsidRPr="003E15BD">
              <w:rPr>
                <w:rFonts w:hint="eastAsia"/>
              </w:rPr>
              <w:t>2.</w:t>
            </w:r>
            <w:r w:rsidRPr="003E15BD">
              <w:rPr>
                <w:rFonts w:hint="eastAsia"/>
              </w:rPr>
              <w:t>標價組成內容合理性</w:t>
            </w:r>
          </w:p>
        </w:tc>
        <w:tc>
          <w:tcPr>
            <w:tcW w:w="6634" w:type="dxa"/>
            <w:shd w:val="clear" w:color="auto" w:fill="auto"/>
            <w:vAlign w:val="center"/>
          </w:tcPr>
          <w:p w14:paraId="3E3364CC" w14:textId="63869DD4" w:rsidR="00CD1B23" w:rsidRDefault="00CD1B23" w:rsidP="00CD1B23">
            <w:pPr>
              <w:pStyle w:val="affd"/>
            </w:pPr>
            <w:r>
              <w:rPr>
                <w:rFonts w:hint="eastAsia"/>
              </w:rPr>
              <w:t>1.</w:t>
            </w:r>
            <w:r>
              <w:rPr>
                <w:rFonts w:hint="eastAsia"/>
              </w:rPr>
              <w:t>詳</w:t>
            </w:r>
            <w:r w:rsidRPr="00EC1901">
              <w:rPr>
                <w:rFonts w:hint="eastAsia"/>
              </w:rPr>
              <w:t>見</w:t>
            </w:r>
            <w:r>
              <w:rPr>
                <w:rFonts w:hint="eastAsia"/>
              </w:rPr>
              <w:t>企劃書</w:t>
            </w:r>
            <w:r w:rsidRPr="00EC1901">
              <w:fldChar w:fldCharType="begin"/>
            </w:r>
            <w:r w:rsidRPr="00EC1901">
              <w:instrText xml:space="preserve"> REF _Ref166145422 \r \h  \* MERGEFORMAT </w:instrText>
            </w:r>
            <w:r w:rsidRPr="00EC1901">
              <w:fldChar w:fldCharType="separate"/>
            </w:r>
            <w:r w:rsidR="00E90F37">
              <w:t>第六章</w:t>
            </w:r>
            <w:r w:rsidR="00E90F37">
              <w:t xml:space="preserve">   </w:t>
            </w:r>
            <w:r w:rsidRPr="00EC1901">
              <w:fldChar w:fldCharType="end"/>
            </w:r>
            <w:r w:rsidRPr="00EC1901">
              <w:rPr>
                <w:rFonts w:hint="eastAsia"/>
              </w:rPr>
              <w:t>第</w:t>
            </w:r>
            <w:r w:rsidRPr="00EC1901">
              <w:fldChar w:fldCharType="begin"/>
            </w:r>
            <w:r w:rsidRPr="00EC1901">
              <w:instrText xml:space="preserve"> PAGEREF _Ref166145422 \h </w:instrText>
            </w:r>
            <w:r w:rsidRPr="00EC1901">
              <w:fldChar w:fldCharType="separate"/>
            </w:r>
            <w:r w:rsidR="00E90F37">
              <w:rPr>
                <w:noProof/>
              </w:rPr>
              <w:t>49</w:t>
            </w:r>
            <w:r w:rsidRPr="00EC1901">
              <w:fldChar w:fldCharType="end"/>
            </w:r>
            <w:r w:rsidRPr="00EC1901">
              <w:rPr>
                <w:rFonts w:hint="eastAsia"/>
              </w:rPr>
              <w:t>頁</w:t>
            </w:r>
          </w:p>
          <w:p w14:paraId="7D2FB1F3" w14:textId="2F459F13" w:rsidR="00CD1B23" w:rsidRPr="00EC1901" w:rsidRDefault="00CD1B23" w:rsidP="00CD1B23">
            <w:pPr>
              <w:pStyle w:val="affd"/>
            </w:pPr>
            <w:r>
              <w:rPr>
                <w:rFonts w:hint="eastAsia"/>
              </w:rPr>
              <w:t>2.</w:t>
            </w:r>
            <w:r>
              <w:rPr>
                <w:rFonts w:hint="eastAsia"/>
              </w:rPr>
              <w:t>詳見</w:t>
            </w:r>
            <w:r w:rsidRPr="00EC1901">
              <w:rPr>
                <w:rFonts w:hint="eastAsia"/>
              </w:rPr>
              <w:t>附件十</w:t>
            </w:r>
            <w:r>
              <w:rPr>
                <w:rFonts w:hint="eastAsia"/>
              </w:rPr>
              <w:t>五</w:t>
            </w:r>
            <w:r w:rsidRPr="00EC1901">
              <w:rPr>
                <w:rFonts w:hint="eastAsia"/>
              </w:rPr>
              <w:t>、專案細項經費表</w:t>
            </w:r>
            <w:r w:rsidRPr="00EC1901">
              <w:rPr>
                <w:rFonts w:hint="eastAsia"/>
              </w:rPr>
              <w:t xml:space="preserve"> </w:t>
            </w:r>
            <w:r w:rsidRPr="00EC1901">
              <w:rPr>
                <w:rFonts w:hint="eastAsia"/>
              </w:rPr>
              <w:t>第</w:t>
            </w:r>
            <w:r>
              <w:rPr>
                <w:rFonts w:hint="eastAsia"/>
              </w:rPr>
              <w:t>129-132</w:t>
            </w:r>
            <w:r w:rsidRPr="00EC1901">
              <w:rPr>
                <w:rFonts w:hint="eastAsia"/>
              </w:rPr>
              <w:t>頁</w:t>
            </w:r>
          </w:p>
        </w:tc>
      </w:tr>
    </w:tbl>
    <w:p w14:paraId="353FC4D6" w14:textId="77777777" w:rsidR="001927D8" w:rsidRPr="00D04C4A" w:rsidRDefault="001927D8" w:rsidP="00D04C4A">
      <w:pPr>
        <w:widowControl/>
        <w:spacing w:line="240" w:lineRule="auto"/>
        <w:ind w:firstLineChars="0" w:firstLine="0"/>
        <w:rPr>
          <w:rFonts w:cs="Times New Roman"/>
          <w:b/>
          <w:bCs/>
          <w:kern w:val="2"/>
          <w:sz w:val="36"/>
          <w:szCs w:val="28"/>
        </w:rPr>
        <w:sectPr w:rsidR="001927D8" w:rsidRPr="00D04C4A" w:rsidSect="0010123C">
          <w:pgSz w:w="16838" w:h="11906" w:orient="landscape"/>
          <w:pgMar w:top="1797" w:right="1440" w:bottom="1797" w:left="1440" w:header="851" w:footer="750" w:gutter="0"/>
          <w:pgNumType w:fmt="upperRoman" w:start="1"/>
          <w:cols w:space="425"/>
          <w:docGrid w:type="lines" w:linePitch="381"/>
        </w:sectPr>
      </w:pPr>
    </w:p>
    <w:p w14:paraId="6A6F037B" w14:textId="77777777" w:rsidR="001927D8" w:rsidRDefault="00386523">
      <w:pPr>
        <w:pStyle w:val="aff5"/>
      </w:pPr>
      <w:bookmarkStart w:id="12" w:name="_Toc191987959"/>
      <w:bookmarkStart w:id="13" w:name="_Toc395971003"/>
      <w:r>
        <w:lastRenderedPageBreak/>
        <w:t>目次</w:t>
      </w:r>
      <w:bookmarkEnd w:id="12"/>
    </w:p>
    <w:p w14:paraId="307B5588" w14:textId="58D53554" w:rsidR="007F558B" w:rsidRDefault="00386523">
      <w:pPr>
        <w:pStyle w:val="11"/>
        <w:rPr>
          <w:rFonts w:asciiTheme="minorHAnsi" w:eastAsiaTheme="minorEastAsia" w:hAnsiTheme="minorHAnsi" w:cstheme="minorBidi"/>
          <w:b w:val="0"/>
          <w:sz w:val="24"/>
          <w:szCs w:val="24"/>
          <w14:ligatures w14:val="standardContextual"/>
        </w:rPr>
      </w:pPr>
      <w:r>
        <w:rPr>
          <w:bCs/>
        </w:rPr>
        <w:fldChar w:fldCharType="begin"/>
      </w:r>
      <w:r>
        <w:rPr>
          <w:bCs/>
        </w:rPr>
        <w:instrText xml:space="preserve"> TOC \o "2-2" \h \z \t "</w:instrText>
      </w:r>
      <w:r>
        <w:rPr>
          <w:bCs/>
        </w:rPr>
        <w:instrText>標題</w:instrText>
      </w:r>
      <w:r>
        <w:rPr>
          <w:bCs/>
        </w:rPr>
        <w:instrText xml:space="preserve"> 1,1,</w:instrText>
      </w:r>
      <w:r>
        <w:rPr>
          <w:bCs/>
        </w:rPr>
        <w:instrText>摘要</w:instrText>
      </w:r>
      <w:r>
        <w:rPr>
          <w:bCs/>
        </w:rPr>
        <w:instrText>,1,</w:instrText>
      </w:r>
      <w:r>
        <w:rPr>
          <w:bCs/>
        </w:rPr>
        <w:instrText>目次表次圖次參考文獻及附錄</w:instrText>
      </w:r>
      <w:r>
        <w:rPr>
          <w:bCs/>
        </w:rPr>
        <w:instrText>,1,</w:instrText>
      </w:r>
      <w:r>
        <w:rPr>
          <w:bCs/>
        </w:rPr>
        <w:instrText>附錄</w:instrText>
      </w:r>
      <w:r>
        <w:rPr>
          <w:bCs/>
        </w:rPr>
        <w:instrText>,1,</w:instrText>
      </w:r>
      <w:r>
        <w:rPr>
          <w:bCs/>
        </w:rPr>
        <w:instrText>目次摘要附錄</w:instrText>
      </w:r>
      <w:r>
        <w:rPr>
          <w:bCs/>
        </w:rPr>
        <w:instrText xml:space="preserve">,1" </w:instrText>
      </w:r>
      <w:r>
        <w:rPr>
          <w:bCs/>
        </w:rPr>
        <w:fldChar w:fldCharType="separate"/>
      </w:r>
      <w:hyperlink w:anchor="_Toc191987959" w:history="1">
        <w:r w:rsidR="007F558B" w:rsidRPr="003D778C">
          <w:rPr>
            <w:rStyle w:val="afb"/>
            <w:rFonts w:hint="eastAsia"/>
          </w:rPr>
          <w:t>目次</w:t>
        </w:r>
        <w:r w:rsidR="007F558B">
          <w:rPr>
            <w:webHidden/>
          </w:rPr>
          <w:tab/>
        </w:r>
        <w:r w:rsidR="007F558B">
          <w:rPr>
            <w:webHidden/>
          </w:rPr>
          <w:fldChar w:fldCharType="begin"/>
        </w:r>
        <w:r w:rsidR="007F558B">
          <w:rPr>
            <w:webHidden/>
          </w:rPr>
          <w:instrText xml:space="preserve"> PAGEREF _Toc191987959 \h </w:instrText>
        </w:r>
        <w:r w:rsidR="007F558B">
          <w:rPr>
            <w:webHidden/>
          </w:rPr>
        </w:r>
        <w:r w:rsidR="007F558B">
          <w:rPr>
            <w:webHidden/>
          </w:rPr>
          <w:fldChar w:fldCharType="separate"/>
        </w:r>
        <w:r w:rsidR="00E90F37">
          <w:rPr>
            <w:webHidden/>
          </w:rPr>
          <w:t>I</w:t>
        </w:r>
        <w:r w:rsidR="007F558B">
          <w:rPr>
            <w:webHidden/>
          </w:rPr>
          <w:fldChar w:fldCharType="end"/>
        </w:r>
      </w:hyperlink>
    </w:p>
    <w:p w14:paraId="068D205F" w14:textId="6DFE1087" w:rsidR="007F558B" w:rsidRDefault="007F558B">
      <w:pPr>
        <w:pStyle w:val="11"/>
        <w:rPr>
          <w:rFonts w:asciiTheme="minorHAnsi" w:eastAsiaTheme="minorEastAsia" w:hAnsiTheme="minorHAnsi" w:cstheme="minorBidi"/>
          <w:b w:val="0"/>
          <w:sz w:val="24"/>
          <w:szCs w:val="24"/>
          <w14:ligatures w14:val="standardContextual"/>
        </w:rPr>
      </w:pPr>
      <w:hyperlink w:anchor="_Toc191987960" w:history="1">
        <w:r w:rsidRPr="003D778C">
          <w:rPr>
            <w:rStyle w:val="afb"/>
            <w:rFonts w:hint="eastAsia"/>
          </w:rPr>
          <w:t>表次</w:t>
        </w:r>
        <w:r>
          <w:rPr>
            <w:webHidden/>
          </w:rPr>
          <w:tab/>
        </w:r>
        <w:r>
          <w:rPr>
            <w:webHidden/>
          </w:rPr>
          <w:fldChar w:fldCharType="begin"/>
        </w:r>
        <w:r>
          <w:rPr>
            <w:webHidden/>
          </w:rPr>
          <w:instrText xml:space="preserve"> PAGEREF _Toc191987960 \h </w:instrText>
        </w:r>
        <w:r>
          <w:rPr>
            <w:webHidden/>
          </w:rPr>
        </w:r>
        <w:r>
          <w:rPr>
            <w:webHidden/>
          </w:rPr>
          <w:fldChar w:fldCharType="separate"/>
        </w:r>
        <w:r w:rsidR="00E90F37">
          <w:rPr>
            <w:webHidden/>
          </w:rPr>
          <w:t>II</w:t>
        </w:r>
        <w:r>
          <w:rPr>
            <w:webHidden/>
          </w:rPr>
          <w:fldChar w:fldCharType="end"/>
        </w:r>
      </w:hyperlink>
    </w:p>
    <w:p w14:paraId="6F1F8771" w14:textId="417D757F" w:rsidR="007F558B" w:rsidRDefault="007F558B">
      <w:pPr>
        <w:pStyle w:val="11"/>
        <w:rPr>
          <w:rFonts w:asciiTheme="minorHAnsi" w:eastAsiaTheme="minorEastAsia" w:hAnsiTheme="minorHAnsi" w:cstheme="minorBidi"/>
          <w:b w:val="0"/>
          <w:sz w:val="24"/>
          <w:szCs w:val="24"/>
          <w14:ligatures w14:val="standardContextual"/>
        </w:rPr>
      </w:pPr>
      <w:hyperlink w:anchor="_Toc191987961" w:history="1">
        <w:r w:rsidRPr="003D778C">
          <w:rPr>
            <w:rStyle w:val="afb"/>
            <w:rFonts w:hint="eastAsia"/>
          </w:rPr>
          <w:t>圖次</w:t>
        </w:r>
        <w:r>
          <w:rPr>
            <w:webHidden/>
          </w:rPr>
          <w:tab/>
        </w:r>
        <w:r>
          <w:rPr>
            <w:webHidden/>
          </w:rPr>
          <w:fldChar w:fldCharType="begin"/>
        </w:r>
        <w:r>
          <w:rPr>
            <w:webHidden/>
          </w:rPr>
          <w:instrText xml:space="preserve"> PAGEREF _Toc191987961 \h </w:instrText>
        </w:r>
        <w:r>
          <w:rPr>
            <w:webHidden/>
          </w:rPr>
        </w:r>
        <w:r>
          <w:rPr>
            <w:webHidden/>
          </w:rPr>
          <w:fldChar w:fldCharType="separate"/>
        </w:r>
        <w:r w:rsidR="00E90F37">
          <w:rPr>
            <w:webHidden/>
          </w:rPr>
          <w:t>III</w:t>
        </w:r>
        <w:r>
          <w:rPr>
            <w:webHidden/>
          </w:rPr>
          <w:fldChar w:fldCharType="end"/>
        </w:r>
      </w:hyperlink>
    </w:p>
    <w:p w14:paraId="279BFD54" w14:textId="05D59098"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62" w:history="1">
        <w:r w:rsidRPr="003D778C">
          <w:rPr>
            <w:rStyle w:val="afb"/>
            <w:rFonts w:hint="eastAsia"/>
          </w:rPr>
          <w:t>第一章</w:t>
        </w:r>
        <w:r>
          <w:rPr>
            <w:rFonts w:asciiTheme="minorHAnsi" w:eastAsiaTheme="minorEastAsia" w:hAnsiTheme="minorHAnsi" w:cstheme="minorBidi"/>
            <w:b w:val="0"/>
            <w:sz w:val="24"/>
            <w:szCs w:val="24"/>
            <w14:ligatures w14:val="standardContextual"/>
          </w:rPr>
          <w:tab/>
        </w:r>
        <w:r w:rsidRPr="003D778C">
          <w:rPr>
            <w:rStyle w:val="afb"/>
            <w:rFonts w:hint="eastAsia"/>
          </w:rPr>
          <w:t>前言及計畫概述</w:t>
        </w:r>
        <w:r>
          <w:rPr>
            <w:webHidden/>
          </w:rPr>
          <w:tab/>
        </w:r>
        <w:r>
          <w:rPr>
            <w:webHidden/>
          </w:rPr>
          <w:fldChar w:fldCharType="begin"/>
        </w:r>
        <w:r>
          <w:rPr>
            <w:webHidden/>
          </w:rPr>
          <w:instrText xml:space="preserve"> PAGEREF _Toc191987962 \h </w:instrText>
        </w:r>
        <w:r>
          <w:rPr>
            <w:webHidden/>
          </w:rPr>
        </w:r>
        <w:r>
          <w:rPr>
            <w:webHidden/>
          </w:rPr>
          <w:fldChar w:fldCharType="separate"/>
        </w:r>
        <w:r w:rsidR="00E90F37">
          <w:rPr>
            <w:webHidden/>
          </w:rPr>
          <w:t>1</w:t>
        </w:r>
        <w:r>
          <w:rPr>
            <w:webHidden/>
          </w:rPr>
          <w:fldChar w:fldCharType="end"/>
        </w:r>
      </w:hyperlink>
    </w:p>
    <w:p w14:paraId="26523BFC" w14:textId="69675461" w:rsidR="007F558B" w:rsidRDefault="007F558B">
      <w:pPr>
        <w:pStyle w:val="22"/>
        <w:rPr>
          <w:rFonts w:asciiTheme="minorHAnsi" w:eastAsiaTheme="minorEastAsia" w:hAnsiTheme="minorHAnsi" w:cstheme="minorBidi"/>
          <w:noProof/>
          <w:sz w:val="24"/>
          <w:szCs w:val="24"/>
          <w14:ligatures w14:val="standardContextual"/>
        </w:rPr>
      </w:pPr>
      <w:hyperlink w:anchor="_Toc191987963" w:history="1">
        <w:r w:rsidRPr="003D778C">
          <w:rPr>
            <w:rStyle w:val="afb"/>
            <w:rFonts w:hint="eastAsia"/>
            <w:noProof/>
          </w:rPr>
          <w:t>第一節</w:t>
        </w:r>
        <w:r w:rsidRPr="003D778C">
          <w:rPr>
            <w:rStyle w:val="afb"/>
            <w:rFonts w:hint="eastAsia"/>
            <w:noProof/>
          </w:rPr>
          <w:t xml:space="preserve"> </w:t>
        </w:r>
        <w:r w:rsidRPr="003D778C">
          <w:rPr>
            <w:rStyle w:val="afb"/>
            <w:rFonts w:hint="eastAsia"/>
            <w:noProof/>
          </w:rPr>
          <w:t>前言</w:t>
        </w:r>
        <w:r>
          <w:rPr>
            <w:noProof/>
            <w:webHidden/>
          </w:rPr>
          <w:tab/>
        </w:r>
        <w:r>
          <w:rPr>
            <w:noProof/>
            <w:webHidden/>
          </w:rPr>
          <w:fldChar w:fldCharType="begin"/>
        </w:r>
        <w:r>
          <w:rPr>
            <w:noProof/>
            <w:webHidden/>
          </w:rPr>
          <w:instrText xml:space="preserve"> PAGEREF _Toc191987963 \h </w:instrText>
        </w:r>
        <w:r>
          <w:rPr>
            <w:noProof/>
            <w:webHidden/>
          </w:rPr>
        </w:r>
        <w:r>
          <w:rPr>
            <w:noProof/>
            <w:webHidden/>
          </w:rPr>
          <w:fldChar w:fldCharType="separate"/>
        </w:r>
        <w:r w:rsidR="00E90F37">
          <w:rPr>
            <w:noProof/>
            <w:webHidden/>
          </w:rPr>
          <w:t>1</w:t>
        </w:r>
        <w:r>
          <w:rPr>
            <w:noProof/>
            <w:webHidden/>
          </w:rPr>
          <w:fldChar w:fldCharType="end"/>
        </w:r>
      </w:hyperlink>
    </w:p>
    <w:p w14:paraId="3BD3FC6D" w14:textId="3F889185" w:rsidR="007F558B" w:rsidRDefault="007F558B">
      <w:pPr>
        <w:pStyle w:val="22"/>
        <w:rPr>
          <w:rFonts w:asciiTheme="minorHAnsi" w:eastAsiaTheme="minorEastAsia" w:hAnsiTheme="minorHAnsi" w:cstheme="minorBidi"/>
          <w:noProof/>
          <w:sz w:val="24"/>
          <w:szCs w:val="24"/>
          <w14:ligatures w14:val="standardContextual"/>
        </w:rPr>
      </w:pPr>
      <w:hyperlink w:anchor="_Toc191987964" w:history="1">
        <w:r w:rsidRPr="003D778C">
          <w:rPr>
            <w:rStyle w:val="afb"/>
            <w:rFonts w:hint="eastAsia"/>
            <w:noProof/>
          </w:rPr>
          <w:t>第二節</w:t>
        </w:r>
        <w:r w:rsidRPr="003D778C">
          <w:rPr>
            <w:rStyle w:val="afb"/>
            <w:rFonts w:hint="eastAsia"/>
            <w:noProof/>
          </w:rPr>
          <w:t xml:space="preserve"> </w:t>
        </w:r>
        <w:r w:rsidRPr="003D778C">
          <w:rPr>
            <w:rStyle w:val="afb"/>
            <w:rFonts w:hint="eastAsia"/>
            <w:noProof/>
          </w:rPr>
          <w:t>計畫名稱</w:t>
        </w:r>
        <w:r>
          <w:rPr>
            <w:noProof/>
            <w:webHidden/>
          </w:rPr>
          <w:tab/>
        </w:r>
        <w:r>
          <w:rPr>
            <w:noProof/>
            <w:webHidden/>
          </w:rPr>
          <w:fldChar w:fldCharType="begin"/>
        </w:r>
        <w:r>
          <w:rPr>
            <w:noProof/>
            <w:webHidden/>
          </w:rPr>
          <w:instrText xml:space="preserve"> PAGEREF _Toc191987964 \h </w:instrText>
        </w:r>
        <w:r>
          <w:rPr>
            <w:noProof/>
            <w:webHidden/>
          </w:rPr>
        </w:r>
        <w:r>
          <w:rPr>
            <w:noProof/>
            <w:webHidden/>
          </w:rPr>
          <w:fldChar w:fldCharType="separate"/>
        </w:r>
        <w:r w:rsidR="00E90F37">
          <w:rPr>
            <w:noProof/>
            <w:webHidden/>
          </w:rPr>
          <w:t>2</w:t>
        </w:r>
        <w:r>
          <w:rPr>
            <w:noProof/>
            <w:webHidden/>
          </w:rPr>
          <w:fldChar w:fldCharType="end"/>
        </w:r>
      </w:hyperlink>
    </w:p>
    <w:p w14:paraId="4E87BF2F" w14:textId="36882180" w:rsidR="007F558B" w:rsidRDefault="007F558B">
      <w:pPr>
        <w:pStyle w:val="22"/>
        <w:rPr>
          <w:rFonts w:asciiTheme="minorHAnsi" w:eastAsiaTheme="minorEastAsia" w:hAnsiTheme="minorHAnsi" w:cstheme="minorBidi"/>
          <w:noProof/>
          <w:sz w:val="24"/>
          <w:szCs w:val="24"/>
          <w14:ligatures w14:val="standardContextual"/>
        </w:rPr>
      </w:pPr>
      <w:hyperlink w:anchor="_Toc191987965" w:history="1">
        <w:r w:rsidRPr="003D778C">
          <w:rPr>
            <w:rStyle w:val="afb"/>
            <w:rFonts w:hint="eastAsia"/>
            <w:noProof/>
          </w:rPr>
          <w:t>第三節</w:t>
        </w:r>
        <w:r w:rsidRPr="003D778C">
          <w:rPr>
            <w:rStyle w:val="afb"/>
            <w:rFonts w:hint="eastAsia"/>
            <w:noProof/>
          </w:rPr>
          <w:t xml:space="preserve"> </w:t>
        </w:r>
        <w:r w:rsidRPr="003D778C">
          <w:rPr>
            <w:rStyle w:val="afb"/>
            <w:rFonts w:hint="eastAsia"/>
            <w:noProof/>
          </w:rPr>
          <w:t>計畫目標</w:t>
        </w:r>
        <w:r>
          <w:rPr>
            <w:noProof/>
            <w:webHidden/>
          </w:rPr>
          <w:tab/>
        </w:r>
        <w:r>
          <w:rPr>
            <w:noProof/>
            <w:webHidden/>
          </w:rPr>
          <w:fldChar w:fldCharType="begin"/>
        </w:r>
        <w:r>
          <w:rPr>
            <w:noProof/>
            <w:webHidden/>
          </w:rPr>
          <w:instrText xml:space="preserve"> PAGEREF _Toc191987965 \h </w:instrText>
        </w:r>
        <w:r>
          <w:rPr>
            <w:noProof/>
            <w:webHidden/>
          </w:rPr>
        </w:r>
        <w:r>
          <w:rPr>
            <w:noProof/>
            <w:webHidden/>
          </w:rPr>
          <w:fldChar w:fldCharType="separate"/>
        </w:r>
        <w:r w:rsidR="00E90F37">
          <w:rPr>
            <w:noProof/>
            <w:webHidden/>
          </w:rPr>
          <w:t>2</w:t>
        </w:r>
        <w:r>
          <w:rPr>
            <w:noProof/>
            <w:webHidden/>
          </w:rPr>
          <w:fldChar w:fldCharType="end"/>
        </w:r>
      </w:hyperlink>
    </w:p>
    <w:p w14:paraId="48BE42E5" w14:textId="246E4BD6" w:rsidR="007F558B" w:rsidRDefault="007F558B">
      <w:pPr>
        <w:pStyle w:val="22"/>
        <w:rPr>
          <w:rFonts w:asciiTheme="minorHAnsi" w:eastAsiaTheme="minorEastAsia" w:hAnsiTheme="minorHAnsi" w:cstheme="minorBidi"/>
          <w:noProof/>
          <w:sz w:val="24"/>
          <w:szCs w:val="24"/>
          <w14:ligatures w14:val="standardContextual"/>
        </w:rPr>
      </w:pPr>
      <w:hyperlink w:anchor="_Toc191987966" w:history="1">
        <w:r w:rsidRPr="003D778C">
          <w:rPr>
            <w:rStyle w:val="afb"/>
            <w:rFonts w:hint="eastAsia"/>
            <w:noProof/>
          </w:rPr>
          <w:t>第四節</w:t>
        </w:r>
        <w:r w:rsidRPr="003D778C">
          <w:rPr>
            <w:rStyle w:val="afb"/>
            <w:rFonts w:hint="eastAsia"/>
            <w:noProof/>
          </w:rPr>
          <w:t xml:space="preserve"> </w:t>
        </w:r>
        <w:r w:rsidRPr="003D778C">
          <w:rPr>
            <w:rStyle w:val="afb"/>
            <w:rFonts w:hint="eastAsia"/>
            <w:noProof/>
          </w:rPr>
          <w:t>計畫時程</w:t>
        </w:r>
        <w:r>
          <w:rPr>
            <w:noProof/>
            <w:webHidden/>
          </w:rPr>
          <w:tab/>
        </w:r>
        <w:r>
          <w:rPr>
            <w:noProof/>
            <w:webHidden/>
          </w:rPr>
          <w:fldChar w:fldCharType="begin"/>
        </w:r>
        <w:r>
          <w:rPr>
            <w:noProof/>
            <w:webHidden/>
          </w:rPr>
          <w:instrText xml:space="preserve"> PAGEREF _Toc191987966 \h </w:instrText>
        </w:r>
        <w:r>
          <w:rPr>
            <w:noProof/>
            <w:webHidden/>
          </w:rPr>
        </w:r>
        <w:r>
          <w:rPr>
            <w:noProof/>
            <w:webHidden/>
          </w:rPr>
          <w:fldChar w:fldCharType="separate"/>
        </w:r>
        <w:r w:rsidR="00E90F37">
          <w:rPr>
            <w:noProof/>
            <w:webHidden/>
          </w:rPr>
          <w:t>4</w:t>
        </w:r>
        <w:r>
          <w:rPr>
            <w:noProof/>
            <w:webHidden/>
          </w:rPr>
          <w:fldChar w:fldCharType="end"/>
        </w:r>
      </w:hyperlink>
    </w:p>
    <w:p w14:paraId="46191658" w14:textId="1DB3DCD4" w:rsidR="007F558B" w:rsidRDefault="007F558B">
      <w:pPr>
        <w:pStyle w:val="22"/>
        <w:rPr>
          <w:rFonts w:asciiTheme="minorHAnsi" w:eastAsiaTheme="minorEastAsia" w:hAnsiTheme="minorHAnsi" w:cstheme="minorBidi"/>
          <w:noProof/>
          <w:sz w:val="24"/>
          <w:szCs w:val="24"/>
          <w14:ligatures w14:val="standardContextual"/>
        </w:rPr>
      </w:pPr>
      <w:hyperlink w:anchor="_Toc191987967" w:history="1">
        <w:r w:rsidRPr="003D778C">
          <w:rPr>
            <w:rStyle w:val="afb"/>
            <w:rFonts w:hint="eastAsia"/>
            <w:noProof/>
          </w:rPr>
          <w:t>第五節</w:t>
        </w:r>
        <w:r w:rsidRPr="003D778C">
          <w:rPr>
            <w:rStyle w:val="afb"/>
            <w:rFonts w:hint="eastAsia"/>
            <w:noProof/>
          </w:rPr>
          <w:t xml:space="preserve"> </w:t>
        </w:r>
        <w:r w:rsidRPr="003D778C">
          <w:rPr>
            <w:rStyle w:val="afb"/>
            <w:rFonts w:hint="eastAsia"/>
            <w:noProof/>
          </w:rPr>
          <w:t>計畫範圍</w:t>
        </w:r>
        <w:r>
          <w:rPr>
            <w:noProof/>
            <w:webHidden/>
          </w:rPr>
          <w:tab/>
        </w:r>
        <w:r>
          <w:rPr>
            <w:noProof/>
            <w:webHidden/>
          </w:rPr>
          <w:fldChar w:fldCharType="begin"/>
        </w:r>
        <w:r>
          <w:rPr>
            <w:noProof/>
            <w:webHidden/>
          </w:rPr>
          <w:instrText xml:space="preserve"> PAGEREF _Toc191987967 \h </w:instrText>
        </w:r>
        <w:r>
          <w:rPr>
            <w:noProof/>
            <w:webHidden/>
          </w:rPr>
        </w:r>
        <w:r>
          <w:rPr>
            <w:noProof/>
            <w:webHidden/>
          </w:rPr>
          <w:fldChar w:fldCharType="separate"/>
        </w:r>
        <w:r w:rsidR="00E90F37">
          <w:rPr>
            <w:noProof/>
            <w:webHidden/>
          </w:rPr>
          <w:t>4</w:t>
        </w:r>
        <w:r>
          <w:rPr>
            <w:noProof/>
            <w:webHidden/>
          </w:rPr>
          <w:fldChar w:fldCharType="end"/>
        </w:r>
      </w:hyperlink>
    </w:p>
    <w:p w14:paraId="4B7B0EED" w14:textId="53E90560"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68" w:history="1">
        <w:r w:rsidRPr="003D778C">
          <w:rPr>
            <w:rStyle w:val="afb"/>
            <w:rFonts w:hint="eastAsia"/>
          </w:rPr>
          <w:t>第二章</w:t>
        </w:r>
        <w:r>
          <w:rPr>
            <w:rFonts w:asciiTheme="minorHAnsi" w:eastAsiaTheme="minorEastAsia" w:hAnsiTheme="minorHAnsi" w:cstheme="minorBidi"/>
            <w:b w:val="0"/>
            <w:sz w:val="24"/>
            <w:szCs w:val="24"/>
            <w14:ligatures w14:val="standardContextual"/>
          </w:rPr>
          <w:tab/>
        </w:r>
        <w:r w:rsidRPr="003D778C">
          <w:rPr>
            <w:rStyle w:val="afb"/>
            <w:rFonts w:hint="eastAsia"/>
          </w:rPr>
          <w:t>專案執行規劃</w:t>
        </w:r>
        <w:r>
          <w:rPr>
            <w:webHidden/>
          </w:rPr>
          <w:tab/>
        </w:r>
        <w:r>
          <w:rPr>
            <w:webHidden/>
          </w:rPr>
          <w:fldChar w:fldCharType="begin"/>
        </w:r>
        <w:r>
          <w:rPr>
            <w:webHidden/>
          </w:rPr>
          <w:instrText xml:space="preserve"> PAGEREF _Toc191987968 \h </w:instrText>
        </w:r>
        <w:r>
          <w:rPr>
            <w:webHidden/>
          </w:rPr>
        </w:r>
        <w:r>
          <w:rPr>
            <w:webHidden/>
          </w:rPr>
          <w:fldChar w:fldCharType="separate"/>
        </w:r>
        <w:r w:rsidR="00E90F37">
          <w:rPr>
            <w:webHidden/>
          </w:rPr>
          <w:t>8</w:t>
        </w:r>
        <w:r>
          <w:rPr>
            <w:webHidden/>
          </w:rPr>
          <w:fldChar w:fldCharType="end"/>
        </w:r>
      </w:hyperlink>
    </w:p>
    <w:p w14:paraId="4AF87596" w14:textId="2627A54F" w:rsidR="007F558B" w:rsidRDefault="007F558B">
      <w:pPr>
        <w:pStyle w:val="22"/>
        <w:rPr>
          <w:rFonts w:asciiTheme="minorHAnsi" w:eastAsiaTheme="minorEastAsia" w:hAnsiTheme="minorHAnsi" w:cstheme="minorBidi"/>
          <w:noProof/>
          <w:sz w:val="24"/>
          <w:szCs w:val="24"/>
          <w14:ligatures w14:val="standardContextual"/>
        </w:rPr>
      </w:pPr>
      <w:hyperlink w:anchor="_Toc191987969" w:history="1">
        <w:r w:rsidRPr="003D778C">
          <w:rPr>
            <w:rStyle w:val="afb"/>
            <w:rFonts w:hint="eastAsia"/>
            <w:noProof/>
          </w:rPr>
          <w:t>第一節</w:t>
        </w:r>
        <w:r w:rsidRPr="003D778C">
          <w:rPr>
            <w:rStyle w:val="afb"/>
            <w:rFonts w:hint="eastAsia"/>
            <w:noProof/>
          </w:rPr>
          <w:t xml:space="preserve"> </w:t>
        </w:r>
        <w:r w:rsidRPr="003D778C">
          <w:rPr>
            <w:rStyle w:val="afb"/>
            <w:rFonts w:hint="eastAsia"/>
            <w:noProof/>
          </w:rPr>
          <w:t>工作構想與對策</w:t>
        </w:r>
        <w:r>
          <w:rPr>
            <w:noProof/>
            <w:webHidden/>
          </w:rPr>
          <w:tab/>
        </w:r>
        <w:r>
          <w:rPr>
            <w:noProof/>
            <w:webHidden/>
          </w:rPr>
          <w:fldChar w:fldCharType="begin"/>
        </w:r>
        <w:r>
          <w:rPr>
            <w:noProof/>
            <w:webHidden/>
          </w:rPr>
          <w:instrText xml:space="preserve"> PAGEREF _Toc191987969 \h </w:instrText>
        </w:r>
        <w:r>
          <w:rPr>
            <w:noProof/>
            <w:webHidden/>
          </w:rPr>
        </w:r>
        <w:r>
          <w:rPr>
            <w:noProof/>
            <w:webHidden/>
          </w:rPr>
          <w:fldChar w:fldCharType="separate"/>
        </w:r>
        <w:r w:rsidR="00E90F37">
          <w:rPr>
            <w:noProof/>
            <w:webHidden/>
          </w:rPr>
          <w:t>8</w:t>
        </w:r>
        <w:r>
          <w:rPr>
            <w:noProof/>
            <w:webHidden/>
          </w:rPr>
          <w:fldChar w:fldCharType="end"/>
        </w:r>
      </w:hyperlink>
    </w:p>
    <w:p w14:paraId="38C3CD04" w14:textId="6D5CB427" w:rsidR="007F558B" w:rsidRDefault="007F558B">
      <w:pPr>
        <w:pStyle w:val="22"/>
        <w:rPr>
          <w:rFonts w:asciiTheme="minorHAnsi" w:eastAsiaTheme="minorEastAsia" w:hAnsiTheme="minorHAnsi" w:cstheme="minorBidi"/>
          <w:noProof/>
          <w:sz w:val="24"/>
          <w:szCs w:val="24"/>
          <w14:ligatures w14:val="standardContextual"/>
        </w:rPr>
      </w:pPr>
      <w:hyperlink w:anchor="_Toc191987970" w:history="1">
        <w:r w:rsidRPr="003D778C">
          <w:rPr>
            <w:rStyle w:val="afb"/>
            <w:rFonts w:hint="eastAsia"/>
            <w:noProof/>
          </w:rPr>
          <w:t>第二節</w:t>
        </w:r>
        <w:r w:rsidRPr="003D778C">
          <w:rPr>
            <w:rStyle w:val="afb"/>
            <w:rFonts w:hint="eastAsia"/>
            <w:noProof/>
          </w:rPr>
          <w:t xml:space="preserve"> </w:t>
        </w:r>
        <w:r w:rsidRPr="003D778C">
          <w:rPr>
            <w:rStyle w:val="afb"/>
            <w:rFonts w:hint="eastAsia"/>
            <w:noProof/>
          </w:rPr>
          <w:t>工作項目規劃架構</w:t>
        </w:r>
        <w:r>
          <w:rPr>
            <w:noProof/>
            <w:webHidden/>
          </w:rPr>
          <w:tab/>
        </w:r>
        <w:r>
          <w:rPr>
            <w:noProof/>
            <w:webHidden/>
          </w:rPr>
          <w:fldChar w:fldCharType="begin"/>
        </w:r>
        <w:r>
          <w:rPr>
            <w:noProof/>
            <w:webHidden/>
          </w:rPr>
          <w:instrText xml:space="preserve"> PAGEREF _Toc191987970 \h </w:instrText>
        </w:r>
        <w:r>
          <w:rPr>
            <w:noProof/>
            <w:webHidden/>
          </w:rPr>
        </w:r>
        <w:r>
          <w:rPr>
            <w:noProof/>
            <w:webHidden/>
          </w:rPr>
          <w:fldChar w:fldCharType="separate"/>
        </w:r>
        <w:r w:rsidR="00E90F37">
          <w:rPr>
            <w:noProof/>
            <w:webHidden/>
          </w:rPr>
          <w:t>10</w:t>
        </w:r>
        <w:r>
          <w:rPr>
            <w:noProof/>
            <w:webHidden/>
          </w:rPr>
          <w:fldChar w:fldCharType="end"/>
        </w:r>
      </w:hyperlink>
    </w:p>
    <w:p w14:paraId="4A9CDDE8" w14:textId="577D1C96"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71" w:history="1">
        <w:r w:rsidRPr="003D778C">
          <w:rPr>
            <w:rStyle w:val="afb"/>
            <w:rFonts w:hint="eastAsia"/>
          </w:rPr>
          <w:t>第三章</w:t>
        </w:r>
        <w:r>
          <w:rPr>
            <w:rFonts w:asciiTheme="minorHAnsi" w:eastAsiaTheme="minorEastAsia" w:hAnsiTheme="minorHAnsi" w:cstheme="minorBidi"/>
            <w:b w:val="0"/>
            <w:sz w:val="24"/>
            <w:szCs w:val="24"/>
            <w14:ligatures w14:val="standardContextual"/>
          </w:rPr>
          <w:tab/>
        </w:r>
        <w:r w:rsidRPr="003D778C">
          <w:rPr>
            <w:rStyle w:val="afb"/>
            <w:rFonts w:hint="eastAsia"/>
          </w:rPr>
          <w:t>執行計畫之完整性與可行性</w:t>
        </w:r>
        <w:r>
          <w:rPr>
            <w:webHidden/>
          </w:rPr>
          <w:tab/>
        </w:r>
        <w:r>
          <w:rPr>
            <w:webHidden/>
          </w:rPr>
          <w:fldChar w:fldCharType="begin"/>
        </w:r>
        <w:r>
          <w:rPr>
            <w:webHidden/>
          </w:rPr>
          <w:instrText xml:space="preserve"> PAGEREF _Toc191987971 \h </w:instrText>
        </w:r>
        <w:r>
          <w:rPr>
            <w:webHidden/>
          </w:rPr>
        </w:r>
        <w:r>
          <w:rPr>
            <w:webHidden/>
          </w:rPr>
          <w:fldChar w:fldCharType="separate"/>
        </w:r>
        <w:r w:rsidR="00E90F37">
          <w:rPr>
            <w:webHidden/>
          </w:rPr>
          <w:t>42</w:t>
        </w:r>
        <w:r>
          <w:rPr>
            <w:webHidden/>
          </w:rPr>
          <w:fldChar w:fldCharType="end"/>
        </w:r>
      </w:hyperlink>
    </w:p>
    <w:p w14:paraId="7EF9E3BF" w14:textId="28E667B3" w:rsidR="007F558B" w:rsidRDefault="007F558B">
      <w:pPr>
        <w:pStyle w:val="22"/>
        <w:rPr>
          <w:rFonts w:asciiTheme="minorHAnsi" w:eastAsiaTheme="minorEastAsia" w:hAnsiTheme="minorHAnsi" w:cstheme="minorBidi"/>
          <w:noProof/>
          <w:sz w:val="24"/>
          <w:szCs w:val="24"/>
          <w14:ligatures w14:val="standardContextual"/>
        </w:rPr>
      </w:pPr>
      <w:hyperlink w:anchor="_Toc191987972" w:history="1">
        <w:r w:rsidRPr="003D778C">
          <w:rPr>
            <w:rStyle w:val="afb"/>
            <w:rFonts w:hint="eastAsia"/>
            <w:noProof/>
          </w:rPr>
          <w:t>第一節</w:t>
        </w:r>
        <w:r w:rsidRPr="003D778C">
          <w:rPr>
            <w:rStyle w:val="afb"/>
            <w:rFonts w:hint="eastAsia"/>
            <w:noProof/>
          </w:rPr>
          <w:t xml:space="preserve"> </w:t>
        </w:r>
        <w:r w:rsidRPr="003D778C">
          <w:rPr>
            <w:rStyle w:val="afb"/>
            <w:rFonts w:hint="eastAsia"/>
            <w:noProof/>
          </w:rPr>
          <w:t>工作方式及其作業步驟</w:t>
        </w:r>
        <w:r>
          <w:rPr>
            <w:noProof/>
            <w:webHidden/>
          </w:rPr>
          <w:tab/>
        </w:r>
        <w:r>
          <w:rPr>
            <w:noProof/>
            <w:webHidden/>
          </w:rPr>
          <w:fldChar w:fldCharType="begin"/>
        </w:r>
        <w:r>
          <w:rPr>
            <w:noProof/>
            <w:webHidden/>
          </w:rPr>
          <w:instrText xml:space="preserve"> PAGEREF _Toc191987972 \h </w:instrText>
        </w:r>
        <w:r>
          <w:rPr>
            <w:noProof/>
            <w:webHidden/>
          </w:rPr>
        </w:r>
        <w:r>
          <w:rPr>
            <w:noProof/>
            <w:webHidden/>
          </w:rPr>
          <w:fldChar w:fldCharType="separate"/>
        </w:r>
        <w:r w:rsidR="00E90F37">
          <w:rPr>
            <w:noProof/>
            <w:webHidden/>
          </w:rPr>
          <w:t>42</w:t>
        </w:r>
        <w:r>
          <w:rPr>
            <w:noProof/>
            <w:webHidden/>
          </w:rPr>
          <w:fldChar w:fldCharType="end"/>
        </w:r>
      </w:hyperlink>
    </w:p>
    <w:p w14:paraId="53A307C1" w14:textId="68069FE0"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73" w:history="1">
        <w:r w:rsidRPr="003D778C">
          <w:rPr>
            <w:rStyle w:val="afb"/>
            <w:rFonts w:hint="eastAsia"/>
          </w:rPr>
          <w:t>第四章</w:t>
        </w:r>
        <w:r>
          <w:rPr>
            <w:rFonts w:asciiTheme="minorHAnsi" w:eastAsiaTheme="minorEastAsia" w:hAnsiTheme="minorHAnsi" w:cstheme="minorBidi"/>
            <w:b w:val="0"/>
            <w:sz w:val="24"/>
            <w:szCs w:val="24"/>
            <w14:ligatures w14:val="standardContextual"/>
          </w:rPr>
          <w:tab/>
        </w:r>
        <w:r w:rsidRPr="003D778C">
          <w:rPr>
            <w:rStyle w:val="afb"/>
            <w:rFonts w:hint="eastAsia"/>
          </w:rPr>
          <w:t>專案管理及履約能力</w:t>
        </w:r>
        <w:r>
          <w:rPr>
            <w:webHidden/>
          </w:rPr>
          <w:tab/>
        </w:r>
        <w:r>
          <w:rPr>
            <w:webHidden/>
          </w:rPr>
          <w:fldChar w:fldCharType="begin"/>
        </w:r>
        <w:r>
          <w:rPr>
            <w:webHidden/>
          </w:rPr>
          <w:instrText xml:space="preserve"> PAGEREF _Toc191987973 \h </w:instrText>
        </w:r>
        <w:r>
          <w:rPr>
            <w:webHidden/>
          </w:rPr>
        </w:r>
        <w:r>
          <w:rPr>
            <w:webHidden/>
          </w:rPr>
          <w:fldChar w:fldCharType="separate"/>
        </w:r>
        <w:r w:rsidR="00E90F37">
          <w:rPr>
            <w:webHidden/>
          </w:rPr>
          <w:t>45</w:t>
        </w:r>
        <w:r>
          <w:rPr>
            <w:webHidden/>
          </w:rPr>
          <w:fldChar w:fldCharType="end"/>
        </w:r>
      </w:hyperlink>
    </w:p>
    <w:p w14:paraId="306D4A36" w14:textId="143559F1" w:rsidR="007F558B" w:rsidRDefault="007F558B">
      <w:pPr>
        <w:pStyle w:val="22"/>
        <w:rPr>
          <w:rFonts w:asciiTheme="minorHAnsi" w:eastAsiaTheme="minorEastAsia" w:hAnsiTheme="minorHAnsi" w:cstheme="minorBidi"/>
          <w:noProof/>
          <w:sz w:val="24"/>
          <w:szCs w:val="24"/>
          <w14:ligatures w14:val="standardContextual"/>
        </w:rPr>
      </w:pPr>
      <w:hyperlink w:anchor="_Toc191987974" w:history="1">
        <w:r w:rsidRPr="003D778C">
          <w:rPr>
            <w:rStyle w:val="afb"/>
            <w:rFonts w:hint="eastAsia"/>
            <w:noProof/>
          </w:rPr>
          <w:t>第一節</w:t>
        </w:r>
        <w:r w:rsidRPr="003D778C">
          <w:rPr>
            <w:rStyle w:val="afb"/>
            <w:rFonts w:hint="eastAsia"/>
            <w:noProof/>
          </w:rPr>
          <w:t xml:space="preserve"> </w:t>
        </w:r>
        <w:r w:rsidRPr="003D778C">
          <w:rPr>
            <w:rStyle w:val="afb"/>
            <w:rFonts w:hint="eastAsia"/>
            <w:noProof/>
          </w:rPr>
          <w:t>專案工作小組組織架構</w:t>
        </w:r>
        <w:r>
          <w:rPr>
            <w:noProof/>
            <w:webHidden/>
          </w:rPr>
          <w:tab/>
        </w:r>
        <w:r>
          <w:rPr>
            <w:noProof/>
            <w:webHidden/>
          </w:rPr>
          <w:fldChar w:fldCharType="begin"/>
        </w:r>
        <w:r>
          <w:rPr>
            <w:noProof/>
            <w:webHidden/>
          </w:rPr>
          <w:instrText xml:space="preserve"> PAGEREF _Toc191987974 \h </w:instrText>
        </w:r>
        <w:r>
          <w:rPr>
            <w:noProof/>
            <w:webHidden/>
          </w:rPr>
        </w:r>
        <w:r>
          <w:rPr>
            <w:noProof/>
            <w:webHidden/>
          </w:rPr>
          <w:fldChar w:fldCharType="separate"/>
        </w:r>
        <w:r w:rsidR="00E90F37">
          <w:rPr>
            <w:noProof/>
            <w:webHidden/>
          </w:rPr>
          <w:t>45</w:t>
        </w:r>
        <w:r>
          <w:rPr>
            <w:noProof/>
            <w:webHidden/>
          </w:rPr>
          <w:fldChar w:fldCharType="end"/>
        </w:r>
      </w:hyperlink>
    </w:p>
    <w:p w14:paraId="6BC4BDF3" w14:textId="664FFF35" w:rsidR="007F558B" w:rsidRDefault="007F558B">
      <w:pPr>
        <w:pStyle w:val="22"/>
        <w:rPr>
          <w:rFonts w:asciiTheme="minorHAnsi" w:eastAsiaTheme="minorEastAsia" w:hAnsiTheme="minorHAnsi" w:cstheme="minorBidi"/>
          <w:noProof/>
          <w:sz w:val="24"/>
          <w:szCs w:val="24"/>
          <w14:ligatures w14:val="standardContextual"/>
        </w:rPr>
      </w:pPr>
      <w:hyperlink w:anchor="_Toc191987975" w:history="1">
        <w:r w:rsidRPr="003D778C">
          <w:rPr>
            <w:rStyle w:val="afb"/>
            <w:rFonts w:hint="eastAsia"/>
            <w:noProof/>
          </w:rPr>
          <w:t>第二節</w:t>
        </w:r>
        <w:r w:rsidRPr="003D778C">
          <w:rPr>
            <w:rStyle w:val="afb"/>
            <w:rFonts w:hint="eastAsia"/>
            <w:noProof/>
          </w:rPr>
          <w:t xml:space="preserve"> </w:t>
        </w:r>
        <w:r w:rsidRPr="003D778C">
          <w:rPr>
            <w:rStyle w:val="afb"/>
            <w:rFonts w:hint="eastAsia"/>
            <w:noProof/>
          </w:rPr>
          <w:t>專案小組人力配置</w:t>
        </w:r>
        <w:r>
          <w:rPr>
            <w:noProof/>
            <w:webHidden/>
          </w:rPr>
          <w:tab/>
        </w:r>
        <w:r>
          <w:rPr>
            <w:noProof/>
            <w:webHidden/>
          </w:rPr>
          <w:fldChar w:fldCharType="begin"/>
        </w:r>
        <w:r>
          <w:rPr>
            <w:noProof/>
            <w:webHidden/>
          </w:rPr>
          <w:instrText xml:space="preserve"> PAGEREF _Toc191987975 \h </w:instrText>
        </w:r>
        <w:r>
          <w:rPr>
            <w:noProof/>
            <w:webHidden/>
          </w:rPr>
        </w:r>
        <w:r>
          <w:rPr>
            <w:noProof/>
            <w:webHidden/>
          </w:rPr>
          <w:fldChar w:fldCharType="separate"/>
        </w:r>
        <w:r w:rsidR="00E90F37">
          <w:rPr>
            <w:noProof/>
            <w:webHidden/>
          </w:rPr>
          <w:t>45</w:t>
        </w:r>
        <w:r>
          <w:rPr>
            <w:noProof/>
            <w:webHidden/>
          </w:rPr>
          <w:fldChar w:fldCharType="end"/>
        </w:r>
      </w:hyperlink>
    </w:p>
    <w:p w14:paraId="75B8064A" w14:textId="304D784D"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76" w:history="1">
        <w:r w:rsidRPr="003D778C">
          <w:rPr>
            <w:rStyle w:val="afb"/>
            <w:rFonts w:hint="eastAsia"/>
          </w:rPr>
          <w:t>第五章</w:t>
        </w:r>
        <w:r>
          <w:rPr>
            <w:rFonts w:asciiTheme="minorHAnsi" w:eastAsiaTheme="minorEastAsia" w:hAnsiTheme="minorHAnsi" w:cstheme="minorBidi"/>
            <w:b w:val="0"/>
            <w:sz w:val="24"/>
            <w:szCs w:val="24"/>
            <w14:ligatures w14:val="standardContextual"/>
          </w:rPr>
          <w:tab/>
        </w:r>
        <w:r w:rsidRPr="003D778C">
          <w:rPr>
            <w:rStyle w:val="afb"/>
            <w:rFonts w:hint="eastAsia"/>
          </w:rPr>
          <w:t>公司規模與實績</w:t>
        </w:r>
        <w:r>
          <w:rPr>
            <w:webHidden/>
          </w:rPr>
          <w:tab/>
        </w:r>
        <w:r>
          <w:rPr>
            <w:webHidden/>
          </w:rPr>
          <w:fldChar w:fldCharType="begin"/>
        </w:r>
        <w:r>
          <w:rPr>
            <w:webHidden/>
          </w:rPr>
          <w:instrText xml:space="preserve"> PAGEREF _Toc191987976 \h </w:instrText>
        </w:r>
        <w:r>
          <w:rPr>
            <w:webHidden/>
          </w:rPr>
        </w:r>
        <w:r>
          <w:rPr>
            <w:webHidden/>
          </w:rPr>
          <w:fldChar w:fldCharType="separate"/>
        </w:r>
        <w:r w:rsidR="00E90F37">
          <w:rPr>
            <w:webHidden/>
          </w:rPr>
          <w:t>46</w:t>
        </w:r>
        <w:r>
          <w:rPr>
            <w:webHidden/>
          </w:rPr>
          <w:fldChar w:fldCharType="end"/>
        </w:r>
      </w:hyperlink>
    </w:p>
    <w:p w14:paraId="2FD63E31" w14:textId="365940ED" w:rsidR="007F558B" w:rsidRDefault="007F558B">
      <w:pPr>
        <w:pStyle w:val="22"/>
        <w:rPr>
          <w:rFonts w:asciiTheme="minorHAnsi" w:eastAsiaTheme="minorEastAsia" w:hAnsiTheme="minorHAnsi" w:cstheme="minorBidi"/>
          <w:noProof/>
          <w:sz w:val="24"/>
          <w:szCs w:val="24"/>
          <w14:ligatures w14:val="standardContextual"/>
        </w:rPr>
      </w:pPr>
      <w:hyperlink w:anchor="_Toc191987977" w:history="1">
        <w:r w:rsidRPr="003D778C">
          <w:rPr>
            <w:rStyle w:val="afb"/>
            <w:rFonts w:hint="eastAsia"/>
            <w:noProof/>
          </w:rPr>
          <w:t>第一節</w:t>
        </w:r>
        <w:r w:rsidRPr="003D778C">
          <w:rPr>
            <w:rStyle w:val="afb"/>
            <w:rFonts w:hint="eastAsia"/>
            <w:noProof/>
          </w:rPr>
          <w:t xml:space="preserve"> </w:t>
        </w:r>
        <w:r w:rsidRPr="003D778C">
          <w:rPr>
            <w:rStyle w:val="afb"/>
            <w:rFonts w:hint="eastAsia"/>
            <w:noProof/>
          </w:rPr>
          <w:t>茁思科技公司簡介</w:t>
        </w:r>
        <w:r>
          <w:rPr>
            <w:noProof/>
            <w:webHidden/>
          </w:rPr>
          <w:tab/>
        </w:r>
        <w:r>
          <w:rPr>
            <w:noProof/>
            <w:webHidden/>
          </w:rPr>
          <w:fldChar w:fldCharType="begin"/>
        </w:r>
        <w:r>
          <w:rPr>
            <w:noProof/>
            <w:webHidden/>
          </w:rPr>
          <w:instrText xml:space="preserve"> PAGEREF _Toc191987977 \h </w:instrText>
        </w:r>
        <w:r>
          <w:rPr>
            <w:noProof/>
            <w:webHidden/>
          </w:rPr>
        </w:r>
        <w:r>
          <w:rPr>
            <w:noProof/>
            <w:webHidden/>
          </w:rPr>
          <w:fldChar w:fldCharType="separate"/>
        </w:r>
        <w:r w:rsidR="00E90F37">
          <w:rPr>
            <w:noProof/>
            <w:webHidden/>
          </w:rPr>
          <w:t>46</w:t>
        </w:r>
        <w:r>
          <w:rPr>
            <w:noProof/>
            <w:webHidden/>
          </w:rPr>
          <w:fldChar w:fldCharType="end"/>
        </w:r>
      </w:hyperlink>
    </w:p>
    <w:p w14:paraId="491CBAA3" w14:textId="7AE68637" w:rsidR="007F558B" w:rsidRDefault="007F558B">
      <w:pPr>
        <w:pStyle w:val="22"/>
        <w:rPr>
          <w:rFonts w:asciiTheme="minorHAnsi" w:eastAsiaTheme="minorEastAsia" w:hAnsiTheme="minorHAnsi" w:cstheme="minorBidi"/>
          <w:noProof/>
          <w:sz w:val="24"/>
          <w:szCs w:val="24"/>
          <w14:ligatures w14:val="standardContextual"/>
        </w:rPr>
      </w:pPr>
      <w:hyperlink w:anchor="_Toc191987978" w:history="1">
        <w:r w:rsidRPr="003D778C">
          <w:rPr>
            <w:rStyle w:val="afb"/>
            <w:rFonts w:hint="eastAsia"/>
            <w:noProof/>
          </w:rPr>
          <w:t>第二節</w:t>
        </w:r>
        <w:r w:rsidRPr="003D778C">
          <w:rPr>
            <w:rStyle w:val="afb"/>
            <w:rFonts w:hint="eastAsia"/>
            <w:noProof/>
          </w:rPr>
          <w:t xml:space="preserve"> </w:t>
        </w:r>
        <w:r w:rsidRPr="003D778C">
          <w:rPr>
            <w:rStyle w:val="afb"/>
            <w:rFonts w:hint="eastAsia"/>
            <w:noProof/>
          </w:rPr>
          <w:t>實績經驗與案例</w:t>
        </w:r>
        <w:r>
          <w:rPr>
            <w:noProof/>
            <w:webHidden/>
          </w:rPr>
          <w:tab/>
        </w:r>
        <w:r>
          <w:rPr>
            <w:noProof/>
            <w:webHidden/>
          </w:rPr>
          <w:fldChar w:fldCharType="begin"/>
        </w:r>
        <w:r>
          <w:rPr>
            <w:noProof/>
            <w:webHidden/>
          </w:rPr>
          <w:instrText xml:space="preserve"> PAGEREF _Toc191987978 \h </w:instrText>
        </w:r>
        <w:r>
          <w:rPr>
            <w:noProof/>
            <w:webHidden/>
          </w:rPr>
        </w:r>
        <w:r>
          <w:rPr>
            <w:noProof/>
            <w:webHidden/>
          </w:rPr>
          <w:fldChar w:fldCharType="separate"/>
        </w:r>
        <w:r w:rsidR="00E90F37">
          <w:rPr>
            <w:noProof/>
            <w:webHidden/>
          </w:rPr>
          <w:t>46</w:t>
        </w:r>
        <w:r>
          <w:rPr>
            <w:noProof/>
            <w:webHidden/>
          </w:rPr>
          <w:fldChar w:fldCharType="end"/>
        </w:r>
      </w:hyperlink>
    </w:p>
    <w:p w14:paraId="6E30DB13" w14:textId="44C4039D"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79" w:history="1">
        <w:r w:rsidRPr="003D778C">
          <w:rPr>
            <w:rStyle w:val="afb"/>
            <w:rFonts w:hint="eastAsia"/>
          </w:rPr>
          <w:t>第六章</w:t>
        </w:r>
        <w:r>
          <w:rPr>
            <w:rFonts w:asciiTheme="minorHAnsi" w:eastAsiaTheme="minorEastAsia" w:hAnsiTheme="minorHAnsi" w:cstheme="minorBidi"/>
            <w:b w:val="0"/>
            <w:sz w:val="24"/>
            <w:szCs w:val="24"/>
            <w14:ligatures w14:val="standardContextual"/>
          </w:rPr>
          <w:tab/>
        </w:r>
        <w:r w:rsidRPr="003D778C">
          <w:rPr>
            <w:rStyle w:val="afb"/>
            <w:rFonts w:hint="eastAsia"/>
          </w:rPr>
          <w:t>投標標價清單</w:t>
        </w:r>
        <w:r>
          <w:rPr>
            <w:webHidden/>
          </w:rPr>
          <w:tab/>
        </w:r>
        <w:r>
          <w:rPr>
            <w:webHidden/>
          </w:rPr>
          <w:fldChar w:fldCharType="begin"/>
        </w:r>
        <w:r>
          <w:rPr>
            <w:webHidden/>
          </w:rPr>
          <w:instrText xml:space="preserve"> PAGEREF _Toc191987979 \h </w:instrText>
        </w:r>
        <w:r>
          <w:rPr>
            <w:webHidden/>
          </w:rPr>
        </w:r>
        <w:r>
          <w:rPr>
            <w:webHidden/>
          </w:rPr>
          <w:fldChar w:fldCharType="separate"/>
        </w:r>
        <w:r w:rsidR="00E90F37">
          <w:rPr>
            <w:webHidden/>
          </w:rPr>
          <w:t>49</w:t>
        </w:r>
        <w:r>
          <w:rPr>
            <w:webHidden/>
          </w:rPr>
          <w:fldChar w:fldCharType="end"/>
        </w:r>
      </w:hyperlink>
    </w:p>
    <w:p w14:paraId="63515C44" w14:textId="4C333B88" w:rsidR="007F558B" w:rsidRDefault="007F558B">
      <w:pPr>
        <w:pStyle w:val="11"/>
        <w:tabs>
          <w:tab w:val="left" w:pos="1400"/>
        </w:tabs>
        <w:rPr>
          <w:rFonts w:asciiTheme="minorHAnsi" w:eastAsiaTheme="minorEastAsia" w:hAnsiTheme="minorHAnsi" w:cstheme="minorBidi"/>
          <w:b w:val="0"/>
          <w:sz w:val="24"/>
          <w:szCs w:val="24"/>
          <w14:ligatures w14:val="standardContextual"/>
        </w:rPr>
      </w:pPr>
      <w:hyperlink w:anchor="_Toc191987980" w:history="1">
        <w:r w:rsidRPr="003D778C">
          <w:rPr>
            <w:rStyle w:val="afb"/>
            <w:rFonts w:hint="eastAsia"/>
          </w:rPr>
          <w:t>第七章</w:t>
        </w:r>
        <w:r>
          <w:rPr>
            <w:rFonts w:asciiTheme="minorHAnsi" w:eastAsiaTheme="minorEastAsia" w:hAnsiTheme="minorHAnsi" w:cstheme="minorBidi"/>
            <w:b w:val="0"/>
            <w:sz w:val="24"/>
            <w:szCs w:val="24"/>
            <w14:ligatures w14:val="standardContextual"/>
          </w:rPr>
          <w:tab/>
        </w:r>
        <w:r w:rsidRPr="003D778C">
          <w:rPr>
            <w:rStyle w:val="afb"/>
            <w:rFonts w:hint="eastAsia"/>
          </w:rPr>
          <w:t>預期效益與加值回饋</w:t>
        </w:r>
        <w:r>
          <w:rPr>
            <w:webHidden/>
          </w:rPr>
          <w:tab/>
        </w:r>
        <w:r>
          <w:rPr>
            <w:webHidden/>
          </w:rPr>
          <w:fldChar w:fldCharType="begin"/>
        </w:r>
        <w:r>
          <w:rPr>
            <w:webHidden/>
          </w:rPr>
          <w:instrText xml:space="preserve"> PAGEREF _Toc191987980 \h </w:instrText>
        </w:r>
        <w:r>
          <w:rPr>
            <w:webHidden/>
          </w:rPr>
        </w:r>
        <w:r>
          <w:rPr>
            <w:webHidden/>
          </w:rPr>
          <w:fldChar w:fldCharType="separate"/>
        </w:r>
        <w:r w:rsidR="00E90F37">
          <w:rPr>
            <w:webHidden/>
          </w:rPr>
          <w:t>50</w:t>
        </w:r>
        <w:r>
          <w:rPr>
            <w:webHidden/>
          </w:rPr>
          <w:fldChar w:fldCharType="end"/>
        </w:r>
      </w:hyperlink>
    </w:p>
    <w:p w14:paraId="434D79FD" w14:textId="137624BF" w:rsidR="007F558B" w:rsidRDefault="007F558B">
      <w:pPr>
        <w:pStyle w:val="22"/>
        <w:rPr>
          <w:rFonts w:asciiTheme="minorHAnsi" w:eastAsiaTheme="minorEastAsia" w:hAnsiTheme="minorHAnsi" w:cstheme="minorBidi"/>
          <w:noProof/>
          <w:sz w:val="24"/>
          <w:szCs w:val="24"/>
          <w14:ligatures w14:val="standardContextual"/>
        </w:rPr>
      </w:pPr>
      <w:hyperlink w:anchor="_Toc191987981" w:history="1">
        <w:r w:rsidRPr="003D778C">
          <w:rPr>
            <w:rStyle w:val="afb"/>
            <w:rFonts w:hint="eastAsia"/>
            <w:noProof/>
          </w:rPr>
          <w:t>第一節</w:t>
        </w:r>
        <w:r w:rsidRPr="003D778C">
          <w:rPr>
            <w:rStyle w:val="afb"/>
            <w:rFonts w:hint="eastAsia"/>
            <w:noProof/>
          </w:rPr>
          <w:t xml:space="preserve"> </w:t>
        </w:r>
        <w:r w:rsidRPr="003D778C">
          <w:rPr>
            <w:rStyle w:val="afb"/>
            <w:rFonts w:hint="eastAsia"/>
            <w:noProof/>
          </w:rPr>
          <w:t>預期效益</w:t>
        </w:r>
        <w:r>
          <w:rPr>
            <w:noProof/>
            <w:webHidden/>
          </w:rPr>
          <w:tab/>
        </w:r>
        <w:r>
          <w:rPr>
            <w:noProof/>
            <w:webHidden/>
          </w:rPr>
          <w:fldChar w:fldCharType="begin"/>
        </w:r>
        <w:r>
          <w:rPr>
            <w:noProof/>
            <w:webHidden/>
          </w:rPr>
          <w:instrText xml:space="preserve"> PAGEREF _Toc191987981 \h </w:instrText>
        </w:r>
        <w:r>
          <w:rPr>
            <w:noProof/>
            <w:webHidden/>
          </w:rPr>
        </w:r>
        <w:r>
          <w:rPr>
            <w:noProof/>
            <w:webHidden/>
          </w:rPr>
          <w:fldChar w:fldCharType="separate"/>
        </w:r>
        <w:r w:rsidR="00E90F37">
          <w:rPr>
            <w:noProof/>
            <w:webHidden/>
          </w:rPr>
          <w:t>50</w:t>
        </w:r>
        <w:r>
          <w:rPr>
            <w:noProof/>
            <w:webHidden/>
          </w:rPr>
          <w:fldChar w:fldCharType="end"/>
        </w:r>
      </w:hyperlink>
    </w:p>
    <w:p w14:paraId="0E4DBE39" w14:textId="7AEED8B5" w:rsidR="007F558B" w:rsidRDefault="007F558B">
      <w:pPr>
        <w:pStyle w:val="22"/>
        <w:rPr>
          <w:rFonts w:asciiTheme="minorHAnsi" w:eastAsiaTheme="minorEastAsia" w:hAnsiTheme="minorHAnsi" w:cstheme="minorBidi"/>
          <w:noProof/>
          <w:sz w:val="24"/>
          <w:szCs w:val="24"/>
          <w14:ligatures w14:val="standardContextual"/>
        </w:rPr>
      </w:pPr>
      <w:hyperlink w:anchor="_Toc191987982" w:history="1">
        <w:r w:rsidRPr="003D778C">
          <w:rPr>
            <w:rStyle w:val="afb"/>
            <w:rFonts w:hint="eastAsia"/>
            <w:noProof/>
          </w:rPr>
          <w:t>第二節</w:t>
        </w:r>
        <w:r w:rsidRPr="003D778C">
          <w:rPr>
            <w:rStyle w:val="afb"/>
            <w:rFonts w:hint="eastAsia"/>
            <w:noProof/>
          </w:rPr>
          <w:t xml:space="preserve"> </w:t>
        </w:r>
        <w:r w:rsidRPr="003D778C">
          <w:rPr>
            <w:rStyle w:val="afb"/>
            <w:rFonts w:hint="eastAsia"/>
            <w:noProof/>
          </w:rPr>
          <w:t>加值回饋</w:t>
        </w:r>
        <w:r>
          <w:rPr>
            <w:noProof/>
            <w:webHidden/>
          </w:rPr>
          <w:tab/>
        </w:r>
        <w:r>
          <w:rPr>
            <w:noProof/>
            <w:webHidden/>
          </w:rPr>
          <w:fldChar w:fldCharType="begin"/>
        </w:r>
        <w:r>
          <w:rPr>
            <w:noProof/>
            <w:webHidden/>
          </w:rPr>
          <w:instrText xml:space="preserve"> PAGEREF _Toc191987982 \h </w:instrText>
        </w:r>
        <w:r>
          <w:rPr>
            <w:noProof/>
            <w:webHidden/>
          </w:rPr>
        </w:r>
        <w:r>
          <w:rPr>
            <w:noProof/>
            <w:webHidden/>
          </w:rPr>
          <w:fldChar w:fldCharType="separate"/>
        </w:r>
        <w:r w:rsidR="00E90F37">
          <w:rPr>
            <w:noProof/>
            <w:webHidden/>
          </w:rPr>
          <w:t>51</w:t>
        </w:r>
        <w:r>
          <w:rPr>
            <w:noProof/>
            <w:webHidden/>
          </w:rPr>
          <w:fldChar w:fldCharType="end"/>
        </w:r>
      </w:hyperlink>
    </w:p>
    <w:p w14:paraId="41FE2D30" w14:textId="578745FB" w:rsidR="001927D8" w:rsidRDefault="00386523">
      <w:pPr>
        <w:pStyle w:val="aff5"/>
      </w:pPr>
      <w:r>
        <w:rPr>
          <w:rFonts w:ascii="Times New Roman" w:hAnsi="Times New Roman" w:cs="新細明體"/>
          <w:w w:val="100"/>
          <w:kern w:val="2"/>
          <w:szCs w:val="28"/>
        </w:rPr>
        <w:fldChar w:fldCharType="end"/>
      </w:r>
      <w:r>
        <w:br w:type="page"/>
      </w:r>
      <w:bookmarkStart w:id="14" w:name="_Toc61432525"/>
      <w:bookmarkStart w:id="15" w:name="_Toc61442235"/>
      <w:bookmarkStart w:id="16" w:name="_Toc191987960"/>
      <w:r>
        <w:lastRenderedPageBreak/>
        <w:t>表次</w:t>
      </w:r>
      <w:bookmarkEnd w:id="13"/>
      <w:bookmarkEnd w:id="14"/>
      <w:bookmarkEnd w:id="15"/>
      <w:bookmarkEnd w:id="16"/>
    </w:p>
    <w:p w14:paraId="2B4A85AE" w14:textId="55BFB618" w:rsidR="007F558B" w:rsidRDefault="00386523">
      <w:pPr>
        <w:pStyle w:val="af6"/>
        <w:rPr>
          <w:rFonts w:asciiTheme="minorHAnsi" w:eastAsiaTheme="minorEastAsia" w:hAnsiTheme="minorHAnsi" w:cstheme="minorBidi"/>
          <w:b w:val="0"/>
          <w:smallCaps w:val="0"/>
          <w:sz w:val="24"/>
          <w14:ligatures w14:val="standardContextual"/>
        </w:rPr>
      </w:pPr>
      <w:r>
        <w:fldChar w:fldCharType="begin"/>
      </w:r>
      <w:r>
        <w:instrText xml:space="preserve"> TOC \h \z \c "</w:instrText>
      </w:r>
      <w:r>
        <w:instrText>表</w:instrText>
      </w:r>
      <w:r>
        <w:instrText xml:space="preserve">" </w:instrText>
      </w:r>
      <w:r>
        <w:fldChar w:fldCharType="separate"/>
      </w:r>
      <w:hyperlink w:anchor="_Toc191987983" w:history="1">
        <w:r w:rsidR="007F558B" w:rsidRPr="00FF71A7">
          <w:rPr>
            <w:rStyle w:val="afb"/>
            <w:rFonts w:hint="eastAsia"/>
          </w:rPr>
          <w:t>表</w:t>
        </w:r>
        <w:r w:rsidR="007F558B" w:rsidRPr="00FF71A7">
          <w:rPr>
            <w:rStyle w:val="afb"/>
          </w:rPr>
          <w:t xml:space="preserve"> 2</w:t>
        </w:r>
        <w:r w:rsidR="007F558B" w:rsidRPr="00FF71A7">
          <w:rPr>
            <w:rStyle w:val="afb"/>
          </w:rPr>
          <w:noBreakHyphen/>
          <w:t xml:space="preserve">1 </w:t>
        </w:r>
        <w:r w:rsidR="007F558B" w:rsidRPr="00FF71A7">
          <w:rPr>
            <w:rStyle w:val="afb"/>
            <w:rFonts w:hint="eastAsia"/>
          </w:rPr>
          <w:t>預計聯繫之學校名單</w:t>
        </w:r>
        <w:r w:rsidR="007F558B">
          <w:rPr>
            <w:webHidden/>
          </w:rPr>
          <w:tab/>
        </w:r>
        <w:r w:rsidR="007F558B">
          <w:rPr>
            <w:webHidden/>
          </w:rPr>
          <w:fldChar w:fldCharType="begin"/>
        </w:r>
        <w:r w:rsidR="007F558B">
          <w:rPr>
            <w:webHidden/>
          </w:rPr>
          <w:instrText xml:space="preserve"> PAGEREF _Toc191987983 \h </w:instrText>
        </w:r>
        <w:r w:rsidR="007F558B">
          <w:rPr>
            <w:webHidden/>
          </w:rPr>
        </w:r>
        <w:r w:rsidR="007F558B">
          <w:rPr>
            <w:webHidden/>
          </w:rPr>
          <w:fldChar w:fldCharType="separate"/>
        </w:r>
        <w:r w:rsidR="00E90F37">
          <w:rPr>
            <w:webHidden/>
          </w:rPr>
          <w:t>12</w:t>
        </w:r>
        <w:r w:rsidR="007F558B">
          <w:rPr>
            <w:webHidden/>
          </w:rPr>
          <w:fldChar w:fldCharType="end"/>
        </w:r>
      </w:hyperlink>
    </w:p>
    <w:p w14:paraId="64F73236" w14:textId="07C9112D" w:rsidR="007F558B" w:rsidRDefault="007F558B">
      <w:pPr>
        <w:pStyle w:val="af6"/>
        <w:rPr>
          <w:rFonts w:asciiTheme="minorHAnsi" w:eastAsiaTheme="minorEastAsia" w:hAnsiTheme="minorHAnsi" w:cstheme="minorBidi"/>
          <w:b w:val="0"/>
          <w:smallCaps w:val="0"/>
          <w:sz w:val="24"/>
          <w14:ligatures w14:val="standardContextual"/>
        </w:rPr>
      </w:pPr>
      <w:hyperlink w:anchor="_Toc191987984" w:history="1">
        <w:r w:rsidRPr="00FF71A7">
          <w:rPr>
            <w:rStyle w:val="afb"/>
            <w:rFonts w:hint="eastAsia"/>
          </w:rPr>
          <w:t>表</w:t>
        </w:r>
        <w:r w:rsidRPr="00FF71A7">
          <w:rPr>
            <w:rStyle w:val="afb"/>
          </w:rPr>
          <w:t xml:space="preserve"> 2</w:t>
        </w:r>
        <w:r w:rsidRPr="00FF71A7">
          <w:rPr>
            <w:rStyle w:val="afb"/>
          </w:rPr>
          <w:noBreakHyphen/>
          <w:t xml:space="preserve">2 </w:t>
        </w:r>
        <w:r w:rsidRPr="00FF71A7">
          <w:rPr>
            <w:rStyle w:val="afb"/>
            <w:rFonts w:hint="eastAsia"/>
          </w:rPr>
          <w:t>預計聯繫之校園名單</w:t>
        </w:r>
        <w:r>
          <w:rPr>
            <w:webHidden/>
          </w:rPr>
          <w:tab/>
        </w:r>
        <w:r>
          <w:rPr>
            <w:webHidden/>
          </w:rPr>
          <w:fldChar w:fldCharType="begin"/>
        </w:r>
        <w:r>
          <w:rPr>
            <w:webHidden/>
          </w:rPr>
          <w:instrText xml:space="preserve"> PAGEREF _Toc191987984 \h </w:instrText>
        </w:r>
        <w:r>
          <w:rPr>
            <w:webHidden/>
          </w:rPr>
        </w:r>
        <w:r>
          <w:rPr>
            <w:webHidden/>
          </w:rPr>
          <w:fldChar w:fldCharType="separate"/>
        </w:r>
        <w:r w:rsidR="00E90F37">
          <w:rPr>
            <w:webHidden/>
          </w:rPr>
          <w:t>14</w:t>
        </w:r>
        <w:r>
          <w:rPr>
            <w:webHidden/>
          </w:rPr>
          <w:fldChar w:fldCharType="end"/>
        </w:r>
      </w:hyperlink>
    </w:p>
    <w:p w14:paraId="7A4E1ED3" w14:textId="130603F7" w:rsidR="007F558B" w:rsidRDefault="007F558B">
      <w:pPr>
        <w:pStyle w:val="af6"/>
        <w:rPr>
          <w:rFonts w:asciiTheme="minorHAnsi" w:eastAsiaTheme="minorEastAsia" w:hAnsiTheme="minorHAnsi" w:cstheme="minorBidi"/>
          <w:b w:val="0"/>
          <w:smallCaps w:val="0"/>
          <w:sz w:val="24"/>
          <w14:ligatures w14:val="standardContextual"/>
        </w:rPr>
      </w:pPr>
      <w:hyperlink w:anchor="_Toc191987985" w:history="1">
        <w:r w:rsidRPr="00FF71A7">
          <w:rPr>
            <w:rStyle w:val="afb"/>
            <w:rFonts w:hint="eastAsia"/>
          </w:rPr>
          <w:t>表</w:t>
        </w:r>
        <w:r w:rsidRPr="00FF71A7">
          <w:rPr>
            <w:rStyle w:val="afb"/>
          </w:rPr>
          <w:t xml:space="preserve"> 2</w:t>
        </w:r>
        <w:r w:rsidRPr="00FF71A7">
          <w:rPr>
            <w:rStyle w:val="afb"/>
          </w:rPr>
          <w:noBreakHyphen/>
          <w:t>3 113</w:t>
        </w:r>
        <w:r w:rsidRPr="00FF71A7">
          <w:rPr>
            <w:rStyle w:val="afb"/>
            <w:rFonts w:hint="eastAsia"/>
          </w:rPr>
          <w:t>年度水土保持主題性宣導活動表（暫定）</w:t>
        </w:r>
        <w:r>
          <w:rPr>
            <w:webHidden/>
          </w:rPr>
          <w:tab/>
        </w:r>
        <w:r>
          <w:rPr>
            <w:webHidden/>
          </w:rPr>
          <w:fldChar w:fldCharType="begin"/>
        </w:r>
        <w:r>
          <w:rPr>
            <w:webHidden/>
          </w:rPr>
          <w:instrText xml:space="preserve"> PAGEREF _Toc191987985 \h </w:instrText>
        </w:r>
        <w:r>
          <w:rPr>
            <w:webHidden/>
          </w:rPr>
        </w:r>
        <w:r>
          <w:rPr>
            <w:webHidden/>
          </w:rPr>
          <w:fldChar w:fldCharType="separate"/>
        </w:r>
        <w:r w:rsidR="00E90F37">
          <w:rPr>
            <w:webHidden/>
          </w:rPr>
          <w:t>17</w:t>
        </w:r>
        <w:r>
          <w:rPr>
            <w:webHidden/>
          </w:rPr>
          <w:fldChar w:fldCharType="end"/>
        </w:r>
      </w:hyperlink>
    </w:p>
    <w:p w14:paraId="2201835C" w14:textId="78B6AA83" w:rsidR="007F558B" w:rsidRDefault="007F558B">
      <w:pPr>
        <w:pStyle w:val="af6"/>
        <w:rPr>
          <w:rFonts w:asciiTheme="minorHAnsi" w:eastAsiaTheme="minorEastAsia" w:hAnsiTheme="minorHAnsi" w:cstheme="minorBidi"/>
          <w:b w:val="0"/>
          <w:smallCaps w:val="0"/>
          <w:sz w:val="24"/>
          <w14:ligatures w14:val="standardContextual"/>
        </w:rPr>
      </w:pPr>
      <w:hyperlink w:anchor="_Toc191987986" w:history="1">
        <w:r w:rsidRPr="00FF71A7">
          <w:rPr>
            <w:rStyle w:val="afb"/>
            <w:rFonts w:hint="eastAsia"/>
          </w:rPr>
          <w:t>表</w:t>
        </w:r>
        <w:r w:rsidRPr="00FF71A7">
          <w:rPr>
            <w:rStyle w:val="afb"/>
          </w:rPr>
          <w:t xml:space="preserve"> 2</w:t>
        </w:r>
        <w:r w:rsidRPr="00FF71A7">
          <w:rPr>
            <w:rStyle w:val="afb"/>
          </w:rPr>
          <w:noBreakHyphen/>
          <w:t xml:space="preserve">4 </w:t>
        </w:r>
        <w:r w:rsidRPr="00FF71A7">
          <w:rPr>
            <w:rStyle w:val="afb"/>
            <w:rFonts w:hint="eastAsia"/>
          </w:rPr>
          <w:t>宣導品規劃</w:t>
        </w:r>
        <w:r w:rsidRPr="00FF71A7">
          <w:rPr>
            <w:rStyle w:val="afb"/>
          </w:rPr>
          <w:t>-</w:t>
        </w:r>
        <w:r w:rsidRPr="00FF71A7">
          <w:rPr>
            <w:rStyle w:val="afb"/>
            <w:rFonts w:hint="eastAsia"/>
          </w:rPr>
          <w:t>客製化環保軟木杯墊</w:t>
        </w:r>
        <w:r>
          <w:rPr>
            <w:webHidden/>
          </w:rPr>
          <w:tab/>
        </w:r>
        <w:r>
          <w:rPr>
            <w:webHidden/>
          </w:rPr>
          <w:fldChar w:fldCharType="begin"/>
        </w:r>
        <w:r>
          <w:rPr>
            <w:webHidden/>
          </w:rPr>
          <w:instrText xml:space="preserve"> PAGEREF _Toc191987986 \h </w:instrText>
        </w:r>
        <w:r>
          <w:rPr>
            <w:webHidden/>
          </w:rPr>
        </w:r>
        <w:r>
          <w:rPr>
            <w:webHidden/>
          </w:rPr>
          <w:fldChar w:fldCharType="separate"/>
        </w:r>
        <w:r w:rsidR="00E90F37">
          <w:rPr>
            <w:webHidden/>
          </w:rPr>
          <w:t>19</w:t>
        </w:r>
        <w:r>
          <w:rPr>
            <w:webHidden/>
          </w:rPr>
          <w:fldChar w:fldCharType="end"/>
        </w:r>
      </w:hyperlink>
    </w:p>
    <w:p w14:paraId="2F1919E5" w14:textId="44890F22" w:rsidR="007F558B" w:rsidRDefault="007F558B">
      <w:pPr>
        <w:pStyle w:val="af6"/>
        <w:rPr>
          <w:rFonts w:asciiTheme="minorHAnsi" w:eastAsiaTheme="minorEastAsia" w:hAnsiTheme="minorHAnsi" w:cstheme="minorBidi"/>
          <w:b w:val="0"/>
          <w:smallCaps w:val="0"/>
          <w:sz w:val="24"/>
          <w14:ligatures w14:val="standardContextual"/>
        </w:rPr>
      </w:pPr>
      <w:hyperlink w:anchor="_Toc191987987" w:history="1">
        <w:r w:rsidRPr="00FF71A7">
          <w:rPr>
            <w:rStyle w:val="afb"/>
            <w:rFonts w:hint="eastAsia"/>
          </w:rPr>
          <w:t>表</w:t>
        </w:r>
        <w:r w:rsidRPr="00FF71A7">
          <w:rPr>
            <w:rStyle w:val="afb"/>
          </w:rPr>
          <w:t xml:space="preserve"> 2</w:t>
        </w:r>
        <w:r w:rsidRPr="00FF71A7">
          <w:rPr>
            <w:rStyle w:val="afb"/>
          </w:rPr>
          <w:noBreakHyphen/>
          <w:t>5 113</w:t>
        </w:r>
        <w:r w:rsidRPr="00FF71A7">
          <w:rPr>
            <w:rStyle w:val="afb"/>
            <w:rFonts w:hint="eastAsia"/>
          </w:rPr>
          <w:t>年線上推廣活動滿意度問券回饋表</w:t>
        </w:r>
        <w:r>
          <w:rPr>
            <w:webHidden/>
          </w:rPr>
          <w:tab/>
        </w:r>
        <w:r>
          <w:rPr>
            <w:webHidden/>
          </w:rPr>
          <w:fldChar w:fldCharType="begin"/>
        </w:r>
        <w:r>
          <w:rPr>
            <w:webHidden/>
          </w:rPr>
          <w:instrText xml:space="preserve"> PAGEREF _Toc191987987 \h </w:instrText>
        </w:r>
        <w:r>
          <w:rPr>
            <w:webHidden/>
          </w:rPr>
        </w:r>
        <w:r>
          <w:rPr>
            <w:webHidden/>
          </w:rPr>
          <w:fldChar w:fldCharType="separate"/>
        </w:r>
        <w:r w:rsidR="00E90F37">
          <w:rPr>
            <w:webHidden/>
          </w:rPr>
          <w:t>30</w:t>
        </w:r>
        <w:r>
          <w:rPr>
            <w:webHidden/>
          </w:rPr>
          <w:fldChar w:fldCharType="end"/>
        </w:r>
      </w:hyperlink>
    </w:p>
    <w:p w14:paraId="710325E1" w14:textId="4CECA6AF" w:rsidR="007F558B" w:rsidRDefault="007F558B">
      <w:pPr>
        <w:pStyle w:val="af6"/>
        <w:rPr>
          <w:rFonts w:asciiTheme="minorHAnsi" w:eastAsiaTheme="minorEastAsia" w:hAnsiTheme="minorHAnsi" w:cstheme="minorBidi"/>
          <w:b w:val="0"/>
          <w:smallCaps w:val="0"/>
          <w:sz w:val="24"/>
          <w14:ligatures w14:val="standardContextual"/>
        </w:rPr>
      </w:pPr>
      <w:hyperlink w:anchor="_Toc191987988" w:history="1">
        <w:r w:rsidRPr="00FF71A7">
          <w:rPr>
            <w:rStyle w:val="afb"/>
            <w:rFonts w:hint="eastAsia"/>
          </w:rPr>
          <w:t>表</w:t>
        </w:r>
        <w:r w:rsidRPr="00FF71A7">
          <w:rPr>
            <w:rStyle w:val="afb"/>
          </w:rPr>
          <w:t xml:space="preserve"> 2</w:t>
        </w:r>
        <w:r w:rsidRPr="00FF71A7">
          <w:rPr>
            <w:rStyle w:val="afb"/>
          </w:rPr>
          <w:noBreakHyphen/>
          <w:t xml:space="preserve">6 </w:t>
        </w:r>
        <w:r w:rsidRPr="00FF71A7">
          <w:rPr>
            <w:rStyle w:val="afb"/>
            <w:rFonts w:hint="eastAsia"/>
          </w:rPr>
          <w:t>社群行銷貼文預計排程表</w:t>
        </w:r>
        <w:r>
          <w:rPr>
            <w:webHidden/>
          </w:rPr>
          <w:tab/>
        </w:r>
        <w:r>
          <w:rPr>
            <w:webHidden/>
          </w:rPr>
          <w:fldChar w:fldCharType="begin"/>
        </w:r>
        <w:r>
          <w:rPr>
            <w:webHidden/>
          </w:rPr>
          <w:instrText xml:space="preserve"> PAGEREF _Toc191987988 \h </w:instrText>
        </w:r>
        <w:r>
          <w:rPr>
            <w:webHidden/>
          </w:rPr>
        </w:r>
        <w:r>
          <w:rPr>
            <w:webHidden/>
          </w:rPr>
          <w:fldChar w:fldCharType="separate"/>
        </w:r>
        <w:r w:rsidR="00E90F37">
          <w:rPr>
            <w:webHidden/>
          </w:rPr>
          <w:t>40</w:t>
        </w:r>
        <w:r>
          <w:rPr>
            <w:webHidden/>
          </w:rPr>
          <w:fldChar w:fldCharType="end"/>
        </w:r>
      </w:hyperlink>
    </w:p>
    <w:p w14:paraId="20D111B7" w14:textId="3EAA6C95" w:rsidR="007F558B" w:rsidRDefault="007F558B">
      <w:pPr>
        <w:pStyle w:val="af6"/>
        <w:rPr>
          <w:rFonts w:asciiTheme="minorHAnsi" w:eastAsiaTheme="minorEastAsia" w:hAnsiTheme="minorHAnsi" w:cstheme="minorBidi"/>
          <w:b w:val="0"/>
          <w:smallCaps w:val="0"/>
          <w:sz w:val="24"/>
          <w14:ligatures w14:val="standardContextual"/>
        </w:rPr>
      </w:pPr>
      <w:hyperlink w:anchor="_Toc191987989" w:history="1">
        <w:r w:rsidRPr="00FF71A7">
          <w:rPr>
            <w:rStyle w:val="afb"/>
            <w:rFonts w:hint="eastAsia"/>
          </w:rPr>
          <w:t>表</w:t>
        </w:r>
        <w:r w:rsidRPr="00FF71A7">
          <w:rPr>
            <w:rStyle w:val="afb"/>
          </w:rPr>
          <w:t xml:space="preserve"> 3</w:t>
        </w:r>
        <w:r w:rsidRPr="00FF71A7">
          <w:rPr>
            <w:rStyle w:val="afb"/>
          </w:rPr>
          <w:noBreakHyphen/>
          <w:t xml:space="preserve">1 </w:t>
        </w:r>
        <w:r w:rsidRPr="00FF71A7">
          <w:rPr>
            <w:rStyle w:val="afb"/>
            <w:rFonts w:hint="eastAsia"/>
          </w:rPr>
          <w:t>專案階段交付成果進度表</w:t>
        </w:r>
        <w:r>
          <w:rPr>
            <w:webHidden/>
          </w:rPr>
          <w:tab/>
        </w:r>
        <w:r>
          <w:rPr>
            <w:webHidden/>
          </w:rPr>
          <w:fldChar w:fldCharType="begin"/>
        </w:r>
        <w:r>
          <w:rPr>
            <w:webHidden/>
          </w:rPr>
          <w:instrText xml:space="preserve"> PAGEREF _Toc191987989 \h </w:instrText>
        </w:r>
        <w:r>
          <w:rPr>
            <w:webHidden/>
          </w:rPr>
        </w:r>
        <w:r>
          <w:rPr>
            <w:webHidden/>
          </w:rPr>
          <w:fldChar w:fldCharType="separate"/>
        </w:r>
        <w:r w:rsidR="00E90F37">
          <w:rPr>
            <w:webHidden/>
          </w:rPr>
          <w:t>43</w:t>
        </w:r>
        <w:r>
          <w:rPr>
            <w:webHidden/>
          </w:rPr>
          <w:fldChar w:fldCharType="end"/>
        </w:r>
      </w:hyperlink>
    </w:p>
    <w:p w14:paraId="0FA15F64" w14:textId="46D39C0E" w:rsidR="007F558B" w:rsidRDefault="007F558B">
      <w:pPr>
        <w:pStyle w:val="af6"/>
        <w:rPr>
          <w:rFonts w:asciiTheme="minorHAnsi" w:eastAsiaTheme="minorEastAsia" w:hAnsiTheme="minorHAnsi" w:cstheme="minorBidi"/>
          <w:b w:val="0"/>
          <w:smallCaps w:val="0"/>
          <w:sz w:val="24"/>
          <w14:ligatures w14:val="standardContextual"/>
        </w:rPr>
      </w:pPr>
      <w:hyperlink w:anchor="_Toc191987990" w:history="1">
        <w:r w:rsidRPr="00FF71A7">
          <w:rPr>
            <w:rStyle w:val="afb"/>
            <w:rFonts w:hint="eastAsia"/>
          </w:rPr>
          <w:t>表</w:t>
        </w:r>
        <w:r w:rsidRPr="00FF71A7">
          <w:rPr>
            <w:rStyle w:val="afb"/>
          </w:rPr>
          <w:t xml:space="preserve"> 3</w:t>
        </w:r>
        <w:r w:rsidRPr="00FF71A7">
          <w:rPr>
            <w:rStyle w:val="afb"/>
          </w:rPr>
          <w:noBreakHyphen/>
          <w:t xml:space="preserve">2 </w:t>
        </w:r>
        <w:r w:rsidRPr="00FF71A7">
          <w:rPr>
            <w:rStyle w:val="afb"/>
            <w:rFonts w:hint="eastAsia"/>
          </w:rPr>
          <w:t>專案階段期程進度表</w:t>
        </w:r>
        <w:r>
          <w:rPr>
            <w:webHidden/>
          </w:rPr>
          <w:tab/>
        </w:r>
        <w:r>
          <w:rPr>
            <w:webHidden/>
          </w:rPr>
          <w:fldChar w:fldCharType="begin"/>
        </w:r>
        <w:r>
          <w:rPr>
            <w:webHidden/>
          </w:rPr>
          <w:instrText xml:space="preserve"> PAGEREF _Toc191987990 \h </w:instrText>
        </w:r>
        <w:r>
          <w:rPr>
            <w:webHidden/>
          </w:rPr>
        </w:r>
        <w:r>
          <w:rPr>
            <w:webHidden/>
          </w:rPr>
          <w:fldChar w:fldCharType="separate"/>
        </w:r>
        <w:r w:rsidR="00E90F37">
          <w:rPr>
            <w:webHidden/>
          </w:rPr>
          <w:t>44</w:t>
        </w:r>
        <w:r>
          <w:rPr>
            <w:webHidden/>
          </w:rPr>
          <w:fldChar w:fldCharType="end"/>
        </w:r>
      </w:hyperlink>
    </w:p>
    <w:p w14:paraId="7DD8F446" w14:textId="3CD544DD" w:rsidR="00A30499" w:rsidRDefault="00386523" w:rsidP="00A30499">
      <w:pPr>
        <w:pStyle w:val="afff2"/>
      </w:pPr>
      <w:r>
        <w:fldChar w:fldCharType="end"/>
      </w:r>
      <w:r>
        <w:t xml:space="preserve"> </w:t>
      </w:r>
      <w:bookmarkStart w:id="17" w:name="_Toc61442236"/>
      <w:bookmarkStart w:id="18" w:name="_Toc61432526"/>
    </w:p>
    <w:p w14:paraId="07202B60" w14:textId="77777777" w:rsidR="00A30499" w:rsidRPr="005A3C48" w:rsidRDefault="00A30499" w:rsidP="005A3C48">
      <w:pPr>
        <w:pStyle w:val="afff2"/>
      </w:pPr>
      <w:r>
        <w:br w:type="page"/>
      </w:r>
    </w:p>
    <w:p w14:paraId="782CC4C8" w14:textId="732E4F63" w:rsidR="001927D8" w:rsidRDefault="00386523" w:rsidP="005943F6">
      <w:pPr>
        <w:pStyle w:val="aff5"/>
      </w:pPr>
      <w:bookmarkStart w:id="19" w:name="_Toc191987961"/>
      <w:r>
        <w:lastRenderedPageBreak/>
        <w:t>圖次</w:t>
      </w:r>
      <w:bookmarkEnd w:id="17"/>
      <w:bookmarkEnd w:id="18"/>
      <w:bookmarkEnd w:id="19"/>
    </w:p>
    <w:p w14:paraId="07F6E6DD" w14:textId="5FDEF2A9" w:rsidR="000C2C0A" w:rsidRDefault="00386523">
      <w:pPr>
        <w:pStyle w:val="af6"/>
        <w:rPr>
          <w:rFonts w:asciiTheme="minorHAnsi" w:eastAsiaTheme="minorEastAsia" w:hAnsiTheme="minorHAnsi" w:cstheme="minorBidi"/>
          <w:b w:val="0"/>
          <w:smallCaps w:val="0"/>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191996157" w:history="1">
        <w:r w:rsidR="000C2C0A" w:rsidRPr="00B61178">
          <w:rPr>
            <w:rStyle w:val="afb"/>
            <w:rFonts w:hint="eastAsia"/>
          </w:rPr>
          <w:t>圖</w:t>
        </w:r>
        <w:r w:rsidR="000C2C0A" w:rsidRPr="00B61178">
          <w:rPr>
            <w:rStyle w:val="afb"/>
          </w:rPr>
          <w:t xml:space="preserve"> 1</w:t>
        </w:r>
        <w:r w:rsidR="000C2C0A" w:rsidRPr="00B61178">
          <w:rPr>
            <w:rStyle w:val="afb"/>
          </w:rPr>
          <w:noBreakHyphen/>
          <w:t xml:space="preserve">1 </w:t>
        </w:r>
        <w:r w:rsidR="000C2C0A" w:rsidRPr="00B61178">
          <w:rPr>
            <w:rStyle w:val="afb"/>
            <w:rFonts w:hint="eastAsia"/>
          </w:rPr>
          <w:t>計畫架構圖</w:t>
        </w:r>
        <w:r w:rsidR="000C2C0A">
          <w:rPr>
            <w:webHidden/>
          </w:rPr>
          <w:tab/>
        </w:r>
        <w:r w:rsidR="000C2C0A">
          <w:rPr>
            <w:webHidden/>
          </w:rPr>
          <w:fldChar w:fldCharType="begin"/>
        </w:r>
        <w:r w:rsidR="000C2C0A">
          <w:rPr>
            <w:webHidden/>
          </w:rPr>
          <w:instrText xml:space="preserve"> PAGEREF _Toc191996157 \h </w:instrText>
        </w:r>
        <w:r w:rsidR="000C2C0A">
          <w:rPr>
            <w:webHidden/>
          </w:rPr>
        </w:r>
        <w:r w:rsidR="000C2C0A">
          <w:rPr>
            <w:webHidden/>
          </w:rPr>
          <w:fldChar w:fldCharType="separate"/>
        </w:r>
        <w:r w:rsidR="00E90F37">
          <w:rPr>
            <w:webHidden/>
          </w:rPr>
          <w:t>4</w:t>
        </w:r>
        <w:r w:rsidR="000C2C0A">
          <w:rPr>
            <w:webHidden/>
          </w:rPr>
          <w:fldChar w:fldCharType="end"/>
        </w:r>
      </w:hyperlink>
    </w:p>
    <w:p w14:paraId="26036B74" w14:textId="0F5B0A58" w:rsidR="000C2C0A" w:rsidRDefault="000C2C0A">
      <w:pPr>
        <w:pStyle w:val="af6"/>
        <w:rPr>
          <w:rFonts w:asciiTheme="minorHAnsi" w:eastAsiaTheme="minorEastAsia" w:hAnsiTheme="minorHAnsi" w:cstheme="minorBidi"/>
          <w:b w:val="0"/>
          <w:smallCaps w:val="0"/>
          <w:sz w:val="24"/>
          <w14:ligatures w14:val="standardContextual"/>
        </w:rPr>
      </w:pPr>
      <w:hyperlink w:anchor="_Toc191996158" w:history="1">
        <w:r w:rsidRPr="00B61178">
          <w:rPr>
            <w:rStyle w:val="afb"/>
            <w:rFonts w:hint="eastAsia"/>
          </w:rPr>
          <w:t>圖</w:t>
        </w:r>
        <w:r w:rsidRPr="00B61178">
          <w:rPr>
            <w:rStyle w:val="afb"/>
          </w:rPr>
          <w:t xml:space="preserve"> 2</w:t>
        </w:r>
        <w:r w:rsidRPr="00B61178">
          <w:rPr>
            <w:rStyle w:val="afb"/>
          </w:rPr>
          <w:noBreakHyphen/>
          <w:t xml:space="preserve">1 </w:t>
        </w:r>
        <w:r w:rsidRPr="00B61178">
          <w:rPr>
            <w:rStyle w:val="afb"/>
            <w:rFonts w:hint="eastAsia"/>
          </w:rPr>
          <w:t>協助酷學校種子學校申請流程圖</w:t>
        </w:r>
        <w:r>
          <w:rPr>
            <w:webHidden/>
          </w:rPr>
          <w:tab/>
        </w:r>
        <w:r>
          <w:rPr>
            <w:webHidden/>
          </w:rPr>
          <w:fldChar w:fldCharType="begin"/>
        </w:r>
        <w:r>
          <w:rPr>
            <w:webHidden/>
          </w:rPr>
          <w:instrText xml:space="preserve"> PAGEREF _Toc191996158 \h </w:instrText>
        </w:r>
        <w:r>
          <w:rPr>
            <w:webHidden/>
          </w:rPr>
        </w:r>
        <w:r>
          <w:rPr>
            <w:webHidden/>
          </w:rPr>
          <w:fldChar w:fldCharType="separate"/>
        </w:r>
        <w:r w:rsidR="00E90F37">
          <w:rPr>
            <w:webHidden/>
          </w:rPr>
          <w:t>13</w:t>
        </w:r>
        <w:r>
          <w:rPr>
            <w:webHidden/>
          </w:rPr>
          <w:fldChar w:fldCharType="end"/>
        </w:r>
      </w:hyperlink>
    </w:p>
    <w:p w14:paraId="6C3DF956" w14:textId="0564DFFB" w:rsidR="000C2C0A" w:rsidRDefault="000C2C0A">
      <w:pPr>
        <w:pStyle w:val="af6"/>
        <w:rPr>
          <w:rFonts w:asciiTheme="minorHAnsi" w:eastAsiaTheme="minorEastAsia" w:hAnsiTheme="minorHAnsi" w:cstheme="minorBidi"/>
          <w:b w:val="0"/>
          <w:smallCaps w:val="0"/>
          <w:sz w:val="24"/>
          <w14:ligatures w14:val="standardContextual"/>
        </w:rPr>
      </w:pPr>
      <w:hyperlink w:anchor="_Toc191996159" w:history="1">
        <w:r w:rsidRPr="00B61178">
          <w:rPr>
            <w:rStyle w:val="afb"/>
            <w:rFonts w:hint="eastAsia"/>
          </w:rPr>
          <w:t>圖</w:t>
        </w:r>
        <w:r w:rsidRPr="00B61178">
          <w:rPr>
            <w:rStyle w:val="afb"/>
          </w:rPr>
          <w:t xml:space="preserve"> 2</w:t>
        </w:r>
        <w:r w:rsidRPr="00B61178">
          <w:rPr>
            <w:rStyle w:val="afb"/>
          </w:rPr>
          <w:noBreakHyphen/>
          <w:t xml:space="preserve">2 </w:t>
        </w:r>
        <w:r w:rsidRPr="00B61178">
          <w:rPr>
            <w:rStyle w:val="afb"/>
            <w:rFonts w:hint="eastAsia"/>
          </w:rPr>
          <w:t>去</w:t>
        </w:r>
        <w:r w:rsidRPr="00B61178">
          <w:rPr>
            <w:rStyle w:val="afb"/>
          </w:rPr>
          <w:t>(113)</w:t>
        </w:r>
        <w:r w:rsidRPr="00B61178">
          <w:rPr>
            <w:rStyle w:val="afb"/>
            <w:rFonts w:hint="eastAsia"/>
          </w:rPr>
          <w:t>年度校園宣導活動執行展示</w:t>
        </w:r>
        <w:r>
          <w:rPr>
            <w:webHidden/>
          </w:rPr>
          <w:tab/>
        </w:r>
        <w:r>
          <w:rPr>
            <w:webHidden/>
          </w:rPr>
          <w:fldChar w:fldCharType="begin"/>
        </w:r>
        <w:r>
          <w:rPr>
            <w:webHidden/>
          </w:rPr>
          <w:instrText xml:space="preserve"> PAGEREF _Toc191996159 \h </w:instrText>
        </w:r>
        <w:r>
          <w:rPr>
            <w:webHidden/>
          </w:rPr>
        </w:r>
        <w:r>
          <w:rPr>
            <w:webHidden/>
          </w:rPr>
          <w:fldChar w:fldCharType="separate"/>
        </w:r>
        <w:r w:rsidR="00E90F37">
          <w:rPr>
            <w:webHidden/>
          </w:rPr>
          <w:t>16</w:t>
        </w:r>
        <w:r>
          <w:rPr>
            <w:webHidden/>
          </w:rPr>
          <w:fldChar w:fldCharType="end"/>
        </w:r>
      </w:hyperlink>
    </w:p>
    <w:p w14:paraId="20933AED" w14:textId="077FCA76" w:rsidR="000C2C0A" w:rsidRDefault="000C2C0A">
      <w:pPr>
        <w:pStyle w:val="af6"/>
        <w:rPr>
          <w:rFonts w:asciiTheme="minorHAnsi" w:eastAsiaTheme="minorEastAsia" w:hAnsiTheme="minorHAnsi" w:cstheme="minorBidi"/>
          <w:b w:val="0"/>
          <w:smallCaps w:val="0"/>
          <w:sz w:val="24"/>
          <w14:ligatures w14:val="standardContextual"/>
        </w:rPr>
      </w:pPr>
      <w:hyperlink w:anchor="_Toc191996160" w:history="1">
        <w:r w:rsidRPr="00B61178">
          <w:rPr>
            <w:rStyle w:val="afb"/>
            <w:rFonts w:hint="eastAsia"/>
          </w:rPr>
          <w:t>圖</w:t>
        </w:r>
        <w:r w:rsidRPr="00B61178">
          <w:rPr>
            <w:rStyle w:val="afb"/>
          </w:rPr>
          <w:t xml:space="preserve"> 2</w:t>
        </w:r>
        <w:r w:rsidRPr="00B61178">
          <w:rPr>
            <w:rStyle w:val="afb"/>
          </w:rPr>
          <w:noBreakHyphen/>
          <w:t xml:space="preserve">3 </w:t>
        </w:r>
        <w:r w:rsidRPr="00B61178">
          <w:rPr>
            <w:rStyle w:val="afb"/>
            <w:rFonts w:hint="eastAsia"/>
          </w:rPr>
          <w:t>去</w:t>
        </w:r>
        <w:r w:rsidRPr="00B61178">
          <w:rPr>
            <w:rStyle w:val="afb"/>
          </w:rPr>
          <w:t>(113)</w:t>
        </w:r>
        <w:r w:rsidRPr="00B61178">
          <w:rPr>
            <w:rStyle w:val="afb"/>
            <w:rFonts w:hint="eastAsia"/>
          </w:rPr>
          <w:t>年度校園宣導活動學習單回饋展示</w:t>
        </w:r>
        <w:r>
          <w:rPr>
            <w:webHidden/>
          </w:rPr>
          <w:tab/>
        </w:r>
        <w:r>
          <w:rPr>
            <w:webHidden/>
          </w:rPr>
          <w:fldChar w:fldCharType="begin"/>
        </w:r>
        <w:r>
          <w:rPr>
            <w:webHidden/>
          </w:rPr>
          <w:instrText xml:space="preserve"> PAGEREF _Toc191996160 \h </w:instrText>
        </w:r>
        <w:r>
          <w:rPr>
            <w:webHidden/>
          </w:rPr>
        </w:r>
        <w:r>
          <w:rPr>
            <w:webHidden/>
          </w:rPr>
          <w:fldChar w:fldCharType="separate"/>
        </w:r>
        <w:r w:rsidR="00E90F37">
          <w:rPr>
            <w:webHidden/>
          </w:rPr>
          <w:t>16</w:t>
        </w:r>
        <w:r>
          <w:rPr>
            <w:webHidden/>
          </w:rPr>
          <w:fldChar w:fldCharType="end"/>
        </w:r>
      </w:hyperlink>
    </w:p>
    <w:p w14:paraId="4B48521D" w14:textId="6A7D4640" w:rsidR="000C2C0A" w:rsidRDefault="000C2C0A">
      <w:pPr>
        <w:pStyle w:val="af6"/>
        <w:rPr>
          <w:rFonts w:asciiTheme="minorHAnsi" w:eastAsiaTheme="minorEastAsia" w:hAnsiTheme="minorHAnsi" w:cstheme="minorBidi"/>
          <w:b w:val="0"/>
          <w:smallCaps w:val="0"/>
          <w:sz w:val="24"/>
          <w14:ligatures w14:val="standardContextual"/>
        </w:rPr>
      </w:pPr>
      <w:hyperlink w:anchor="_Toc191996161" w:history="1">
        <w:r w:rsidRPr="00B61178">
          <w:rPr>
            <w:rStyle w:val="afb"/>
            <w:rFonts w:hint="eastAsia"/>
          </w:rPr>
          <w:t>圖</w:t>
        </w:r>
        <w:r w:rsidRPr="00B61178">
          <w:rPr>
            <w:rStyle w:val="afb"/>
          </w:rPr>
          <w:t xml:space="preserve"> 2</w:t>
        </w:r>
        <w:r w:rsidRPr="00B61178">
          <w:rPr>
            <w:rStyle w:val="afb"/>
          </w:rPr>
          <w:noBreakHyphen/>
          <w:t xml:space="preserve">4 </w:t>
        </w:r>
        <w:r w:rsidRPr="00B61178">
          <w:rPr>
            <w:rStyle w:val="afb"/>
            <w:rFonts w:hint="eastAsia"/>
          </w:rPr>
          <w:t>去</w:t>
        </w:r>
        <w:r w:rsidRPr="00B61178">
          <w:rPr>
            <w:rStyle w:val="afb"/>
          </w:rPr>
          <w:t>(113)</w:t>
        </w:r>
        <w:r w:rsidRPr="00B61178">
          <w:rPr>
            <w:rStyle w:val="afb"/>
            <w:rFonts w:hint="eastAsia"/>
          </w:rPr>
          <w:t>年度擺攤活動執行展示</w:t>
        </w:r>
        <w:r>
          <w:rPr>
            <w:webHidden/>
          </w:rPr>
          <w:tab/>
        </w:r>
        <w:r>
          <w:rPr>
            <w:webHidden/>
          </w:rPr>
          <w:fldChar w:fldCharType="begin"/>
        </w:r>
        <w:r>
          <w:rPr>
            <w:webHidden/>
          </w:rPr>
          <w:instrText xml:space="preserve"> PAGEREF _Toc191996161 \h </w:instrText>
        </w:r>
        <w:r>
          <w:rPr>
            <w:webHidden/>
          </w:rPr>
        </w:r>
        <w:r>
          <w:rPr>
            <w:webHidden/>
          </w:rPr>
          <w:fldChar w:fldCharType="separate"/>
        </w:r>
        <w:r w:rsidR="00E90F37">
          <w:rPr>
            <w:webHidden/>
          </w:rPr>
          <w:t>20</w:t>
        </w:r>
        <w:r>
          <w:rPr>
            <w:webHidden/>
          </w:rPr>
          <w:fldChar w:fldCharType="end"/>
        </w:r>
      </w:hyperlink>
    </w:p>
    <w:p w14:paraId="30830F55" w14:textId="1B351973" w:rsidR="000C2C0A" w:rsidRDefault="000C2C0A">
      <w:pPr>
        <w:pStyle w:val="af6"/>
        <w:rPr>
          <w:rFonts w:asciiTheme="minorHAnsi" w:eastAsiaTheme="minorEastAsia" w:hAnsiTheme="minorHAnsi" w:cstheme="minorBidi"/>
          <w:b w:val="0"/>
          <w:smallCaps w:val="0"/>
          <w:sz w:val="24"/>
          <w14:ligatures w14:val="standardContextual"/>
        </w:rPr>
      </w:pPr>
      <w:hyperlink w:anchor="_Toc191996162" w:history="1">
        <w:r w:rsidRPr="00B61178">
          <w:rPr>
            <w:rStyle w:val="afb"/>
            <w:rFonts w:hint="eastAsia"/>
          </w:rPr>
          <w:t>圖</w:t>
        </w:r>
        <w:r w:rsidRPr="00B61178">
          <w:rPr>
            <w:rStyle w:val="afb"/>
          </w:rPr>
          <w:t xml:space="preserve"> 2</w:t>
        </w:r>
        <w:r w:rsidRPr="00B61178">
          <w:rPr>
            <w:rStyle w:val="afb"/>
          </w:rPr>
          <w:noBreakHyphen/>
          <w:t xml:space="preserve">5 </w:t>
        </w:r>
        <w:r w:rsidRPr="00B61178">
          <w:rPr>
            <w:rStyle w:val="afb"/>
            <w:rFonts w:hint="eastAsia"/>
          </w:rPr>
          <w:t>擴建地圖入口位置示意</w:t>
        </w:r>
        <w:r>
          <w:rPr>
            <w:webHidden/>
          </w:rPr>
          <w:tab/>
        </w:r>
        <w:r>
          <w:rPr>
            <w:webHidden/>
          </w:rPr>
          <w:fldChar w:fldCharType="begin"/>
        </w:r>
        <w:r>
          <w:rPr>
            <w:webHidden/>
          </w:rPr>
          <w:instrText xml:space="preserve"> PAGEREF _Toc191996162 \h </w:instrText>
        </w:r>
        <w:r>
          <w:rPr>
            <w:webHidden/>
          </w:rPr>
        </w:r>
        <w:r>
          <w:rPr>
            <w:webHidden/>
          </w:rPr>
          <w:fldChar w:fldCharType="separate"/>
        </w:r>
        <w:r w:rsidR="00E90F37">
          <w:rPr>
            <w:webHidden/>
          </w:rPr>
          <w:t>22</w:t>
        </w:r>
        <w:r>
          <w:rPr>
            <w:webHidden/>
          </w:rPr>
          <w:fldChar w:fldCharType="end"/>
        </w:r>
      </w:hyperlink>
    </w:p>
    <w:p w14:paraId="2EEFFFD4" w14:textId="21A97458" w:rsidR="000C2C0A" w:rsidRDefault="000C2C0A">
      <w:pPr>
        <w:pStyle w:val="af6"/>
        <w:rPr>
          <w:rFonts w:asciiTheme="minorHAnsi" w:eastAsiaTheme="minorEastAsia" w:hAnsiTheme="minorHAnsi" w:cstheme="minorBidi"/>
          <w:b w:val="0"/>
          <w:smallCaps w:val="0"/>
          <w:sz w:val="24"/>
          <w14:ligatures w14:val="standardContextual"/>
        </w:rPr>
      </w:pPr>
      <w:hyperlink w:anchor="_Toc191996163" w:history="1">
        <w:r w:rsidRPr="00B61178">
          <w:rPr>
            <w:rStyle w:val="afb"/>
            <w:rFonts w:hint="eastAsia"/>
          </w:rPr>
          <w:t>圖</w:t>
        </w:r>
        <w:r w:rsidRPr="00B61178">
          <w:rPr>
            <w:rStyle w:val="afb"/>
          </w:rPr>
          <w:t xml:space="preserve"> 2</w:t>
        </w:r>
        <w:r w:rsidRPr="00B61178">
          <w:rPr>
            <w:rStyle w:val="afb"/>
          </w:rPr>
          <w:noBreakHyphen/>
          <w:t xml:space="preserve">6 </w:t>
        </w:r>
        <w:r w:rsidRPr="00B61178">
          <w:rPr>
            <w:rStyle w:val="afb"/>
            <w:rFonts w:hint="eastAsia"/>
          </w:rPr>
          <w:t>擴建地圖入口設計示意</w:t>
        </w:r>
        <w:r>
          <w:rPr>
            <w:webHidden/>
          </w:rPr>
          <w:tab/>
        </w:r>
        <w:r>
          <w:rPr>
            <w:webHidden/>
          </w:rPr>
          <w:fldChar w:fldCharType="begin"/>
        </w:r>
        <w:r>
          <w:rPr>
            <w:webHidden/>
          </w:rPr>
          <w:instrText xml:space="preserve"> PAGEREF _Toc191996163 \h </w:instrText>
        </w:r>
        <w:r>
          <w:rPr>
            <w:webHidden/>
          </w:rPr>
        </w:r>
        <w:r>
          <w:rPr>
            <w:webHidden/>
          </w:rPr>
          <w:fldChar w:fldCharType="separate"/>
        </w:r>
        <w:r w:rsidR="00E90F37">
          <w:rPr>
            <w:webHidden/>
          </w:rPr>
          <w:t>23</w:t>
        </w:r>
        <w:r>
          <w:rPr>
            <w:webHidden/>
          </w:rPr>
          <w:fldChar w:fldCharType="end"/>
        </w:r>
      </w:hyperlink>
    </w:p>
    <w:p w14:paraId="48363A96" w14:textId="5FDED279" w:rsidR="000C2C0A" w:rsidRDefault="000C2C0A">
      <w:pPr>
        <w:pStyle w:val="af6"/>
        <w:rPr>
          <w:rFonts w:asciiTheme="minorHAnsi" w:eastAsiaTheme="minorEastAsia" w:hAnsiTheme="minorHAnsi" w:cstheme="minorBidi"/>
          <w:b w:val="0"/>
          <w:smallCaps w:val="0"/>
          <w:sz w:val="24"/>
          <w14:ligatures w14:val="standardContextual"/>
        </w:rPr>
      </w:pPr>
      <w:hyperlink w:anchor="_Toc191996164" w:history="1">
        <w:r w:rsidRPr="00B61178">
          <w:rPr>
            <w:rStyle w:val="afb"/>
            <w:rFonts w:hint="eastAsia"/>
          </w:rPr>
          <w:t>圖</w:t>
        </w:r>
        <w:r w:rsidRPr="00B61178">
          <w:rPr>
            <w:rStyle w:val="afb"/>
          </w:rPr>
          <w:t xml:space="preserve"> 2</w:t>
        </w:r>
        <w:r w:rsidRPr="00B61178">
          <w:rPr>
            <w:rStyle w:val="afb"/>
          </w:rPr>
          <w:noBreakHyphen/>
          <w:t xml:space="preserve">7 </w:t>
        </w:r>
        <w:r w:rsidRPr="00B61178">
          <w:rPr>
            <w:rStyle w:val="afb"/>
            <w:rFonts w:hint="eastAsia"/>
          </w:rPr>
          <w:t>擴建地圖進入畫面設計示意</w:t>
        </w:r>
        <w:r>
          <w:rPr>
            <w:webHidden/>
          </w:rPr>
          <w:tab/>
        </w:r>
        <w:r>
          <w:rPr>
            <w:webHidden/>
          </w:rPr>
          <w:fldChar w:fldCharType="begin"/>
        </w:r>
        <w:r>
          <w:rPr>
            <w:webHidden/>
          </w:rPr>
          <w:instrText xml:space="preserve"> PAGEREF _Toc191996164 \h </w:instrText>
        </w:r>
        <w:r>
          <w:rPr>
            <w:webHidden/>
          </w:rPr>
        </w:r>
        <w:r>
          <w:rPr>
            <w:webHidden/>
          </w:rPr>
          <w:fldChar w:fldCharType="separate"/>
        </w:r>
        <w:r w:rsidR="00E90F37">
          <w:rPr>
            <w:webHidden/>
          </w:rPr>
          <w:t>23</w:t>
        </w:r>
        <w:r>
          <w:rPr>
            <w:webHidden/>
          </w:rPr>
          <w:fldChar w:fldCharType="end"/>
        </w:r>
      </w:hyperlink>
    </w:p>
    <w:p w14:paraId="63726CC6" w14:textId="05776018" w:rsidR="000C2C0A" w:rsidRDefault="000C2C0A">
      <w:pPr>
        <w:pStyle w:val="af6"/>
        <w:rPr>
          <w:rFonts w:asciiTheme="minorHAnsi" w:eastAsiaTheme="minorEastAsia" w:hAnsiTheme="minorHAnsi" w:cstheme="minorBidi"/>
          <w:b w:val="0"/>
          <w:smallCaps w:val="0"/>
          <w:sz w:val="24"/>
          <w14:ligatures w14:val="standardContextual"/>
        </w:rPr>
      </w:pPr>
      <w:hyperlink w:anchor="_Toc191996165" w:history="1">
        <w:r w:rsidRPr="00B61178">
          <w:rPr>
            <w:rStyle w:val="afb"/>
            <w:rFonts w:hint="eastAsia"/>
          </w:rPr>
          <w:t>圖</w:t>
        </w:r>
        <w:r w:rsidRPr="00B61178">
          <w:rPr>
            <w:rStyle w:val="afb"/>
          </w:rPr>
          <w:t xml:space="preserve"> 2</w:t>
        </w:r>
        <w:r w:rsidRPr="00B61178">
          <w:rPr>
            <w:rStyle w:val="afb"/>
          </w:rPr>
          <w:noBreakHyphen/>
          <w:t>8</w:t>
        </w:r>
        <w:r w:rsidRPr="00B61178">
          <w:rPr>
            <w:rStyle w:val="afb"/>
            <w:rFonts w:hint="eastAsia"/>
          </w:rPr>
          <w:t>社區概況介紹示意</w:t>
        </w:r>
        <w:r>
          <w:rPr>
            <w:webHidden/>
          </w:rPr>
          <w:tab/>
        </w:r>
        <w:r>
          <w:rPr>
            <w:webHidden/>
          </w:rPr>
          <w:fldChar w:fldCharType="begin"/>
        </w:r>
        <w:r>
          <w:rPr>
            <w:webHidden/>
          </w:rPr>
          <w:instrText xml:space="preserve"> PAGEREF _Toc191996165 \h </w:instrText>
        </w:r>
        <w:r>
          <w:rPr>
            <w:webHidden/>
          </w:rPr>
        </w:r>
        <w:r>
          <w:rPr>
            <w:webHidden/>
          </w:rPr>
          <w:fldChar w:fldCharType="separate"/>
        </w:r>
        <w:r w:rsidR="00E90F37">
          <w:rPr>
            <w:webHidden/>
          </w:rPr>
          <w:t>24</w:t>
        </w:r>
        <w:r>
          <w:rPr>
            <w:webHidden/>
          </w:rPr>
          <w:fldChar w:fldCharType="end"/>
        </w:r>
      </w:hyperlink>
    </w:p>
    <w:p w14:paraId="37C3D16E" w14:textId="66BD3005" w:rsidR="000C2C0A" w:rsidRDefault="000C2C0A">
      <w:pPr>
        <w:pStyle w:val="af6"/>
        <w:rPr>
          <w:rFonts w:asciiTheme="minorHAnsi" w:eastAsiaTheme="minorEastAsia" w:hAnsiTheme="minorHAnsi" w:cstheme="minorBidi"/>
          <w:b w:val="0"/>
          <w:smallCaps w:val="0"/>
          <w:sz w:val="24"/>
          <w14:ligatures w14:val="standardContextual"/>
        </w:rPr>
      </w:pPr>
      <w:hyperlink w:anchor="_Toc191996166" w:history="1">
        <w:r w:rsidRPr="00B61178">
          <w:rPr>
            <w:rStyle w:val="afb"/>
            <w:rFonts w:hint="eastAsia"/>
          </w:rPr>
          <w:t>圖</w:t>
        </w:r>
        <w:r w:rsidRPr="00B61178">
          <w:rPr>
            <w:rStyle w:val="afb"/>
          </w:rPr>
          <w:t xml:space="preserve"> 2</w:t>
        </w:r>
        <w:r w:rsidRPr="00B61178">
          <w:rPr>
            <w:rStyle w:val="afb"/>
          </w:rPr>
          <w:noBreakHyphen/>
          <w:t>9</w:t>
        </w:r>
        <w:r w:rsidRPr="00B61178">
          <w:rPr>
            <w:rStyle w:val="afb"/>
            <w:rFonts w:hint="eastAsia"/>
          </w:rPr>
          <w:t>水保設施地圖呈現示意</w:t>
        </w:r>
        <w:r>
          <w:rPr>
            <w:webHidden/>
          </w:rPr>
          <w:tab/>
        </w:r>
        <w:r>
          <w:rPr>
            <w:webHidden/>
          </w:rPr>
          <w:fldChar w:fldCharType="begin"/>
        </w:r>
        <w:r>
          <w:rPr>
            <w:webHidden/>
          </w:rPr>
          <w:instrText xml:space="preserve"> PAGEREF _Toc191996166 \h </w:instrText>
        </w:r>
        <w:r>
          <w:rPr>
            <w:webHidden/>
          </w:rPr>
        </w:r>
        <w:r>
          <w:rPr>
            <w:webHidden/>
          </w:rPr>
          <w:fldChar w:fldCharType="separate"/>
        </w:r>
        <w:r w:rsidR="00E90F37">
          <w:rPr>
            <w:webHidden/>
          </w:rPr>
          <w:t>24</w:t>
        </w:r>
        <w:r>
          <w:rPr>
            <w:webHidden/>
          </w:rPr>
          <w:fldChar w:fldCharType="end"/>
        </w:r>
      </w:hyperlink>
    </w:p>
    <w:p w14:paraId="6E463935" w14:textId="1C904F25" w:rsidR="000C2C0A" w:rsidRDefault="000C2C0A">
      <w:pPr>
        <w:pStyle w:val="af6"/>
        <w:rPr>
          <w:rFonts w:asciiTheme="minorHAnsi" w:eastAsiaTheme="minorEastAsia" w:hAnsiTheme="minorHAnsi" w:cstheme="minorBidi"/>
          <w:b w:val="0"/>
          <w:smallCaps w:val="0"/>
          <w:sz w:val="24"/>
          <w14:ligatures w14:val="standardContextual"/>
        </w:rPr>
      </w:pPr>
      <w:hyperlink w:anchor="_Toc191996167" w:history="1">
        <w:r w:rsidRPr="00B61178">
          <w:rPr>
            <w:rStyle w:val="afb"/>
            <w:rFonts w:hint="eastAsia"/>
          </w:rPr>
          <w:t>圖</w:t>
        </w:r>
        <w:r w:rsidRPr="00B61178">
          <w:rPr>
            <w:rStyle w:val="afb"/>
          </w:rPr>
          <w:t xml:space="preserve"> 2</w:t>
        </w:r>
        <w:r w:rsidRPr="00B61178">
          <w:rPr>
            <w:rStyle w:val="afb"/>
          </w:rPr>
          <w:noBreakHyphen/>
          <w:t>10</w:t>
        </w:r>
        <w:r w:rsidRPr="00B61178">
          <w:rPr>
            <w:rStyle w:val="afb"/>
            <w:rFonts w:hint="eastAsia"/>
          </w:rPr>
          <w:t>水保設施環景圖呈現示意</w:t>
        </w:r>
        <w:r>
          <w:rPr>
            <w:webHidden/>
          </w:rPr>
          <w:tab/>
        </w:r>
        <w:r>
          <w:rPr>
            <w:webHidden/>
          </w:rPr>
          <w:fldChar w:fldCharType="begin"/>
        </w:r>
        <w:r>
          <w:rPr>
            <w:webHidden/>
          </w:rPr>
          <w:instrText xml:space="preserve"> PAGEREF _Toc191996167 \h </w:instrText>
        </w:r>
        <w:r>
          <w:rPr>
            <w:webHidden/>
          </w:rPr>
        </w:r>
        <w:r>
          <w:rPr>
            <w:webHidden/>
          </w:rPr>
          <w:fldChar w:fldCharType="separate"/>
        </w:r>
        <w:r w:rsidR="00E90F37">
          <w:rPr>
            <w:webHidden/>
          </w:rPr>
          <w:t>25</w:t>
        </w:r>
        <w:r>
          <w:rPr>
            <w:webHidden/>
          </w:rPr>
          <w:fldChar w:fldCharType="end"/>
        </w:r>
      </w:hyperlink>
    </w:p>
    <w:p w14:paraId="170D94B3" w14:textId="0E1E9321" w:rsidR="000C2C0A" w:rsidRDefault="000C2C0A">
      <w:pPr>
        <w:pStyle w:val="af6"/>
        <w:rPr>
          <w:rFonts w:asciiTheme="minorHAnsi" w:eastAsiaTheme="minorEastAsia" w:hAnsiTheme="minorHAnsi" w:cstheme="minorBidi"/>
          <w:b w:val="0"/>
          <w:smallCaps w:val="0"/>
          <w:sz w:val="24"/>
          <w14:ligatures w14:val="standardContextual"/>
        </w:rPr>
      </w:pPr>
      <w:hyperlink w:anchor="_Toc191996168" w:history="1">
        <w:r w:rsidRPr="00B61178">
          <w:rPr>
            <w:rStyle w:val="afb"/>
            <w:rFonts w:hint="eastAsia"/>
          </w:rPr>
          <w:t>圖</w:t>
        </w:r>
        <w:r w:rsidRPr="00B61178">
          <w:rPr>
            <w:rStyle w:val="afb"/>
          </w:rPr>
          <w:t xml:space="preserve"> 2</w:t>
        </w:r>
        <w:r w:rsidRPr="00B61178">
          <w:rPr>
            <w:rStyle w:val="afb"/>
          </w:rPr>
          <w:noBreakHyphen/>
          <w:t>11</w:t>
        </w:r>
        <w:r w:rsidRPr="00B61178">
          <w:rPr>
            <w:rStyle w:val="afb"/>
            <w:rFonts w:hint="eastAsia"/>
          </w:rPr>
          <w:t>水保設施簡介呈現示意</w:t>
        </w:r>
        <w:r>
          <w:rPr>
            <w:webHidden/>
          </w:rPr>
          <w:tab/>
        </w:r>
        <w:r>
          <w:rPr>
            <w:webHidden/>
          </w:rPr>
          <w:fldChar w:fldCharType="begin"/>
        </w:r>
        <w:r>
          <w:rPr>
            <w:webHidden/>
          </w:rPr>
          <w:instrText xml:space="preserve"> PAGEREF _Toc191996168 \h </w:instrText>
        </w:r>
        <w:r>
          <w:rPr>
            <w:webHidden/>
          </w:rPr>
        </w:r>
        <w:r>
          <w:rPr>
            <w:webHidden/>
          </w:rPr>
          <w:fldChar w:fldCharType="separate"/>
        </w:r>
        <w:r w:rsidR="00E90F37">
          <w:rPr>
            <w:webHidden/>
          </w:rPr>
          <w:t>25</w:t>
        </w:r>
        <w:r>
          <w:rPr>
            <w:webHidden/>
          </w:rPr>
          <w:fldChar w:fldCharType="end"/>
        </w:r>
      </w:hyperlink>
    </w:p>
    <w:p w14:paraId="7F0E66F9" w14:textId="6368D017" w:rsidR="000C2C0A" w:rsidRDefault="000C2C0A">
      <w:pPr>
        <w:pStyle w:val="af6"/>
        <w:rPr>
          <w:rFonts w:asciiTheme="minorHAnsi" w:eastAsiaTheme="minorEastAsia" w:hAnsiTheme="minorHAnsi" w:cstheme="minorBidi"/>
          <w:b w:val="0"/>
          <w:smallCaps w:val="0"/>
          <w:sz w:val="24"/>
          <w14:ligatures w14:val="standardContextual"/>
        </w:rPr>
      </w:pPr>
      <w:hyperlink w:anchor="_Toc191996169" w:history="1">
        <w:r w:rsidRPr="00B61178">
          <w:rPr>
            <w:rStyle w:val="afb"/>
            <w:rFonts w:hint="eastAsia"/>
          </w:rPr>
          <w:t>圖</w:t>
        </w:r>
        <w:r w:rsidRPr="00B61178">
          <w:rPr>
            <w:rStyle w:val="afb"/>
          </w:rPr>
          <w:t xml:space="preserve"> 2</w:t>
        </w:r>
        <w:r w:rsidRPr="00B61178">
          <w:rPr>
            <w:rStyle w:val="afb"/>
          </w:rPr>
          <w:noBreakHyphen/>
          <w:t>12 112</w:t>
        </w:r>
        <w:r w:rsidRPr="00B61178">
          <w:rPr>
            <w:rStyle w:val="afb"/>
            <w:rFonts w:hint="eastAsia"/>
          </w:rPr>
          <w:t>年及</w:t>
        </w:r>
        <w:r w:rsidRPr="00B61178">
          <w:rPr>
            <w:rStyle w:val="afb"/>
          </w:rPr>
          <w:t>113</w:t>
        </w:r>
        <w:r w:rsidRPr="00B61178">
          <w:rPr>
            <w:rStyle w:val="afb"/>
            <w:rFonts w:hint="eastAsia"/>
          </w:rPr>
          <w:t>年教育訓練</w:t>
        </w:r>
        <w:r>
          <w:rPr>
            <w:webHidden/>
          </w:rPr>
          <w:tab/>
        </w:r>
        <w:r>
          <w:rPr>
            <w:webHidden/>
          </w:rPr>
          <w:fldChar w:fldCharType="begin"/>
        </w:r>
        <w:r>
          <w:rPr>
            <w:webHidden/>
          </w:rPr>
          <w:instrText xml:space="preserve"> PAGEREF _Toc191996169 \h </w:instrText>
        </w:r>
        <w:r>
          <w:rPr>
            <w:webHidden/>
          </w:rPr>
        </w:r>
        <w:r>
          <w:rPr>
            <w:webHidden/>
          </w:rPr>
          <w:fldChar w:fldCharType="separate"/>
        </w:r>
        <w:r w:rsidR="00E90F37">
          <w:rPr>
            <w:webHidden/>
          </w:rPr>
          <w:t>26</w:t>
        </w:r>
        <w:r>
          <w:rPr>
            <w:webHidden/>
          </w:rPr>
          <w:fldChar w:fldCharType="end"/>
        </w:r>
      </w:hyperlink>
    </w:p>
    <w:p w14:paraId="66915764" w14:textId="7F927D3D" w:rsidR="000C2C0A" w:rsidRDefault="000C2C0A">
      <w:pPr>
        <w:pStyle w:val="af6"/>
        <w:rPr>
          <w:rFonts w:asciiTheme="minorHAnsi" w:eastAsiaTheme="minorEastAsia" w:hAnsiTheme="minorHAnsi" w:cstheme="minorBidi"/>
          <w:b w:val="0"/>
          <w:smallCaps w:val="0"/>
          <w:sz w:val="24"/>
          <w14:ligatures w14:val="standardContextual"/>
        </w:rPr>
      </w:pPr>
      <w:hyperlink w:anchor="_Toc191996170" w:history="1">
        <w:r w:rsidRPr="00B61178">
          <w:rPr>
            <w:rStyle w:val="afb"/>
            <w:rFonts w:hint="eastAsia"/>
          </w:rPr>
          <w:t>圖</w:t>
        </w:r>
        <w:r w:rsidRPr="00B61178">
          <w:rPr>
            <w:rStyle w:val="afb"/>
          </w:rPr>
          <w:t xml:space="preserve"> 2</w:t>
        </w:r>
        <w:r w:rsidRPr="00B61178">
          <w:rPr>
            <w:rStyle w:val="afb"/>
          </w:rPr>
          <w:noBreakHyphen/>
          <w:t xml:space="preserve">13 </w:t>
        </w:r>
        <w:r w:rsidRPr="00B61178">
          <w:rPr>
            <w:rStyle w:val="afb"/>
            <w:rFonts w:hint="eastAsia"/>
          </w:rPr>
          <w:t>遊戲標準字設計示意</w:t>
        </w:r>
        <w:r>
          <w:rPr>
            <w:webHidden/>
          </w:rPr>
          <w:tab/>
        </w:r>
        <w:r>
          <w:rPr>
            <w:webHidden/>
          </w:rPr>
          <w:fldChar w:fldCharType="begin"/>
        </w:r>
        <w:r>
          <w:rPr>
            <w:webHidden/>
          </w:rPr>
          <w:instrText xml:space="preserve"> PAGEREF _Toc191996170 \h </w:instrText>
        </w:r>
        <w:r>
          <w:rPr>
            <w:webHidden/>
          </w:rPr>
        </w:r>
        <w:r>
          <w:rPr>
            <w:webHidden/>
          </w:rPr>
          <w:fldChar w:fldCharType="separate"/>
        </w:r>
        <w:r w:rsidR="00E90F37">
          <w:rPr>
            <w:webHidden/>
          </w:rPr>
          <w:t>28</w:t>
        </w:r>
        <w:r>
          <w:rPr>
            <w:webHidden/>
          </w:rPr>
          <w:fldChar w:fldCharType="end"/>
        </w:r>
      </w:hyperlink>
    </w:p>
    <w:p w14:paraId="70D277C2" w14:textId="4EC53ACA" w:rsidR="000C2C0A" w:rsidRDefault="000C2C0A">
      <w:pPr>
        <w:pStyle w:val="af6"/>
        <w:rPr>
          <w:rFonts w:asciiTheme="minorHAnsi" w:eastAsiaTheme="minorEastAsia" w:hAnsiTheme="minorHAnsi" w:cstheme="minorBidi"/>
          <w:b w:val="0"/>
          <w:smallCaps w:val="0"/>
          <w:sz w:val="24"/>
          <w14:ligatures w14:val="standardContextual"/>
        </w:rPr>
      </w:pPr>
      <w:hyperlink w:anchor="_Toc191996171" w:history="1">
        <w:r w:rsidRPr="00B61178">
          <w:rPr>
            <w:rStyle w:val="afb"/>
            <w:rFonts w:hint="eastAsia"/>
          </w:rPr>
          <w:t>圖</w:t>
        </w:r>
        <w:r w:rsidRPr="00B61178">
          <w:rPr>
            <w:rStyle w:val="afb"/>
          </w:rPr>
          <w:t xml:space="preserve"> 2</w:t>
        </w:r>
        <w:r w:rsidRPr="00B61178">
          <w:rPr>
            <w:rStyle w:val="afb"/>
          </w:rPr>
          <w:noBreakHyphen/>
          <w:t xml:space="preserve">14 </w:t>
        </w:r>
        <w:r w:rsidRPr="00B61178">
          <w:rPr>
            <w:rStyle w:val="afb"/>
            <w:rFonts w:hint="eastAsia"/>
          </w:rPr>
          <w:t>網頁遊戲將嵌入於水保小學堂中</w:t>
        </w:r>
        <w:r>
          <w:rPr>
            <w:webHidden/>
          </w:rPr>
          <w:tab/>
        </w:r>
        <w:r>
          <w:rPr>
            <w:webHidden/>
          </w:rPr>
          <w:fldChar w:fldCharType="begin"/>
        </w:r>
        <w:r>
          <w:rPr>
            <w:webHidden/>
          </w:rPr>
          <w:instrText xml:space="preserve"> PAGEREF _Toc191996171 \h </w:instrText>
        </w:r>
        <w:r>
          <w:rPr>
            <w:webHidden/>
          </w:rPr>
        </w:r>
        <w:r>
          <w:rPr>
            <w:webHidden/>
          </w:rPr>
          <w:fldChar w:fldCharType="separate"/>
        </w:r>
        <w:r w:rsidR="00E90F37">
          <w:rPr>
            <w:webHidden/>
          </w:rPr>
          <w:t>29</w:t>
        </w:r>
        <w:r>
          <w:rPr>
            <w:webHidden/>
          </w:rPr>
          <w:fldChar w:fldCharType="end"/>
        </w:r>
      </w:hyperlink>
    </w:p>
    <w:p w14:paraId="554944E9" w14:textId="1D3C6FE7" w:rsidR="000C2C0A" w:rsidRDefault="000C2C0A">
      <w:pPr>
        <w:pStyle w:val="af6"/>
        <w:rPr>
          <w:rFonts w:asciiTheme="minorHAnsi" w:eastAsiaTheme="minorEastAsia" w:hAnsiTheme="minorHAnsi" w:cstheme="minorBidi"/>
          <w:b w:val="0"/>
          <w:smallCaps w:val="0"/>
          <w:sz w:val="24"/>
          <w14:ligatures w14:val="standardContextual"/>
        </w:rPr>
      </w:pPr>
      <w:hyperlink w:anchor="_Toc191996172" w:history="1">
        <w:r w:rsidRPr="00B61178">
          <w:rPr>
            <w:rStyle w:val="afb"/>
            <w:rFonts w:hint="eastAsia"/>
          </w:rPr>
          <w:t>圖</w:t>
        </w:r>
        <w:r w:rsidRPr="00B61178">
          <w:rPr>
            <w:rStyle w:val="afb"/>
          </w:rPr>
          <w:t xml:space="preserve"> 2</w:t>
        </w:r>
        <w:r w:rsidRPr="00B61178">
          <w:rPr>
            <w:rStyle w:val="afb"/>
          </w:rPr>
          <w:noBreakHyphen/>
          <w:t xml:space="preserve">15 </w:t>
        </w:r>
        <w:r w:rsidRPr="00B61178">
          <w:rPr>
            <w:rStyle w:val="afb"/>
            <w:rFonts w:hint="eastAsia"/>
          </w:rPr>
          <w:t>收集吧</w:t>
        </w:r>
        <w:r w:rsidRPr="00B61178">
          <w:rPr>
            <w:rStyle w:val="afb"/>
          </w:rPr>
          <w:t>!</w:t>
        </w:r>
        <w:r w:rsidRPr="00B61178">
          <w:rPr>
            <w:rStyle w:val="afb"/>
            <w:rFonts w:hint="eastAsia"/>
          </w:rPr>
          <w:t>松果兒農村水保任務體驗人次數據</w:t>
        </w:r>
        <w:r>
          <w:rPr>
            <w:webHidden/>
          </w:rPr>
          <w:tab/>
        </w:r>
        <w:r>
          <w:rPr>
            <w:webHidden/>
          </w:rPr>
          <w:fldChar w:fldCharType="begin"/>
        </w:r>
        <w:r>
          <w:rPr>
            <w:webHidden/>
          </w:rPr>
          <w:instrText xml:space="preserve"> PAGEREF _Toc191996172 \h </w:instrText>
        </w:r>
        <w:r>
          <w:rPr>
            <w:webHidden/>
          </w:rPr>
        </w:r>
        <w:r>
          <w:rPr>
            <w:webHidden/>
          </w:rPr>
          <w:fldChar w:fldCharType="separate"/>
        </w:r>
        <w:r w:rsidR="00E90F37">
          <w:rPr>
            <w:webHidden/>
          </w:rPr>
          <w:t>31</w:t>
        </w:r>
        <w:r>
          <w:rPr>
            <w:webHidden/>
          </w:rPr>
          <w:fldChar w:fldCharType="end"/>
        </w:r>
      </w:hyperlink>
    </w:p>
    <w:p w14:paraId="76E58D29" w14:textId="697B5187" w:rsidR="000C2C0A" w:rsidRDefault="000C2C0A">
      <w:pPr>
        <w:pStyle w:val="af6"/>
        <w:rPr>
          <w:rFonts w:asciiTheme="minorHAnsi" w:eastAsiaTheme="minorEastAsia" w:hAnsiTheme="minorHAnsi" w:cstheme="minorBidi"/>
          <w:b w:val="0"/>
          <w:smallCaps w:val="0"/>
          <w:sz w:val="24"/>
          <w14:ligatures w14:val="standardContextual"/>
        </w:rPr>
      </w:pPr>
      <w:hyperlink w:anchor="_Toc191996173" w:history="1">
        <w:r w:rsidRPr="00B61178">
          <w:rPr>
            <w:rStyle w:val="afb"/>
            <w:rFonts w:hint="eastAsia"/>
          </w:rPr>
          <w:t>圖</w:t>
        </w:r>
        <w:r w:rsidRPr="00B61178">
          <w:rPr>
            <w:rStyle w:val="afb"/>
          </w:rPr>
          <w:t xml:space="preserve"> 2</w:t>
        </w:r>
        <w:r w:rsidRPr="00B61178">
          <w:rPr>
            <w:rStyle w:val="afb"/>
          </w:rPr>
          <w:noBreakHyphen/>
          <w:t xml:space="preserve">16 </w:t>
        </w:r>
        <w:r w:rsidRPr="00B61178">
          <w:rPr>
            <w:rStyle w:val="afb"/>
            <w:rFonts w:hint="eastAsia"/>
          </w:rPr>
          <w:t>去年度辦理活動之新聞畫面</w:t>
        </w:r>
        <w:r>
          <w:rPr>
            <w:webHidden/>
          </w:rPr>
          <w:tab/>
        </w:r>
        <w:r>
          <w:rPr>
            <w:webHidden/>
          </w:rPr>
          <w:fldChar w:fldCharType="begin"/>
        </w:r>
        <w:r>
          <w:rPr>
            <w:webHidden/>
          </w:rPr>
          <w:instrText xml:space="preserve"> PAGEREF _Toc191996173 \h </w:instrText>
        </w:r>
        <w:r>
          <w:rPr>
            <w:webHidden/>
          </w:rPr>
        </w:r>
        <w:r>
          <w:rPr>
            <w:webHidden/>
          </w:rPr>
          <w:fldChar w:fldCharType="separate"/>
        </w:r>
        <w:r w:rsidR="00E90F37">
          <w:rPr>
            <w:webHidden/>
          </w:rPr>
          <w:t>32</w:t>
        </w:r>
        <w:r>
          <w:rPr>
            <w:webHidden/>
          </w:rPr>
          <w:fldChar w:fldCharType="end"/>
        </w:r>
      </w:hyperlink>
    </w:p>
    <w:p w14:paraId="5F655B06" w14:textId="2D542F8C" w:rsidR="000C2C0A" w:rsidRDefault="000C2C0A">
      <w:pPr>
        <w:pStyle w:val="af6"/>
        <w:rPr>
          <w:rFonts w:asciiTheme="minorHAnsi" w:eastAsiaTheme="minorEastAsia" w:hAnsiTheme="minorHAnsi" w:cstheme="minorBidi"/>
          <w:b w:val="0"/>
          <w:smallCaps w:val="0"/>
          <w:sz w:val="24"/>
          <w14:ligatures w14:val="standardContextual"/>
        </w:rPr>
      </w:pPr>
      <w:hyperlink w:anchor="_Toc191996174" w:history="1">
        <w:r w:rsidRPr="00B61178">
          <w:rPr>
            <w:rStyle w:val="afb"/>
            <w:rFonts w:hint="eastAsia"/>
          </w:rPr>
          <w:t>圖</w:t>
        </w:r>
        <w:r w:rsidRPr="00B61178">
          <w:rPr>
            <w:rStyle w:val="afb"/>
          </w:rPr>
          <w:t xml:space="preserve"> 2</w:t>
        </w:r>
        <w:r w:rsidRPr="00B61178">
          <w:rPr>
            <w:rStyle w:val="afb"/>
          </w:rPr>
          <w:noBreakHyphen/>
          <w:t xml:space="preserve">17 </w:t>
        </w:r>
        <w:r w:rsidRPr="00B61178">
          <w:rPr>
            <w:rStyle w:val="afb"/>
            <w:rFonts w:hint="eastAsia"/>
          </w:rPr>
          <w:t>《峠</w:t>
        </w:r>
        <w:r w:rsidRPr="00B61178">
          <w:rPr>
            <w:rStyle w:val="afb"/>
          </w:rPr>
          <w:t xml:space="preserve"> M.R.D x.C.A.C NTPC </w:t>
        </w:r>
        <w:r w:rsidRPr="00B61178">
          <w:rPr>
            <w:rStyle w:val="afb"/>
            <w:rFonts w:hint="eastAsia"/>
          </w:rPr>
          <w:t>水保專車上山囉》宣導影片</w:t>
        </w:r>
        <w:r>
          <w:rPr>
            <w:webHidden/>
          </w:rPr>
          <w:tab/>
        </w:r>
        <w:r>
          <w:rPr>
            <w:webHidden/>
          </w:rPr>
          <w:fldChar w:fldCharType="begin"/>
        </w:r>
        <w:r>
          <w:rPr>
            <w:webHidden/>
          </w:rPr>
          <w:instrText xml:space="preserve"> PAGEREF _Toc191996174 \h </w:instrText>
        </w:r>
        <w:r>
          <w:rPr>
            <w:webHidden/>
          </w:rPr>
        </w:r>
        <w:r>
          <w:rPr>
            <w:webHidden/>
          </w:rPr>
          <w:fldChar w:fldCharType="separate"/>
        </w:r>
        <w:r w:rsidR="00E90F37">
          <w:rPr>
            <w:webHidden/>
          </w:rPr>
          <w:t>36</w:t>
        </w:r>
        <w:r>
          <w:rPr>
            <w:webHidden/>
          </w:rPr>
          <w:fldChar w:fldCharType="end"/>
        </w:r>
      </w:hyperlink>
    </w:p>
    <w:p w14:paraId="4E61DC35" w14:textId="490C22D7" w:rsidR="000C2C0A" w:rsidRDefault="000C2C0A">
      <w:pPr>
        <w:pStyle w:val="af6"/>
        <w:rPr>
          <w:rFonts w:asciiTheme="minorHAnsi" w:eastAsiaTheme="minorEastAsia" w:hAnsiTheme="minorHAnsi" w:cstheme="minorBidi"/>
          <w:b w:val="0"/>
          <w:smallCaps w:val="0"/>
          <w:sz w:val="24"/>
          <w14:ligatures w14:val="standardContextual"/>
        </w:rPr>
      </w:pPr>
      <w:hyperlink w:anchor="_Toc191996175" w:history="1">
        <w:r w:rsidRPr="00B61178">
          <w:rPr>
            <w:rStyle w:val="afb"/>
            <w:rFonts w:hint="eastAsia"/>
          </w:rPr>
          <w:t>圖</w:t>
        </w:r>
        <w:r w:rsidRPr="00B61178">
          <w:rPr>
            <w:rStyle w:val="afb"/>
          </w:rPr>
          <w:t xml:space="preserve"> 2</w:t>
        </w:r>
        <w:r w:rsidRPr="00B61178">
          <w:rPr>
            <w:rStyle w:val="afb"/>
          </w:rPr>
          <w:noBreakHyphen/>
          <w:t xml:space="preserve">18 </w:t>
        </w:r>
        <w:r w:rsidRPr="00B61178">
          <w:rPr>
            <w:rStyle w:val="afb"/>
            <w:rFonts w:hint="eastAsia"/>
          </w:rPr>
          <w:t>《新北水保坡地金羽杯羽球賽》宣導影片</w:t>
        </w:r>
        <w:r>
          <w:rPr>
            <w:webHidden/>
          </w:rPr>
          <w:tab/>
        </w:r>
        <w:r>
          <w:rPr>
            <w:webHidden/>
          </w:rPr>
          <w:fldChar w:fldCharType="begin"/>
        </w:r>
        <w:r>
          <w:rPr>
            <w:webHidden/>
          </w:rPr>
          <w:instrText xml:space="preserve"> PAGEREF _Toc191996175 \h </w:instrText>
        </w:r>
        <w:r>
          <w:rPr>
            <w:webHidden/>
          </w:rPr>
        </w:r>
        <w:r>
          <w:rPr>
            <w:webHidden/>
          </w:rPr>
          <w:fldChar w:fldCharType="separate"/>
        </w:r>
        <w:r w:rsidR="00E90F37">
          <w:rPr>
            <w:webHidden/>
          </w:rPr>
          <w:t>37</w:t>
        </w:r>
        <w:r>
          <w:rPr>
            <w:webHidden/>
          </w:rPr>
          <w:fldChar w:fldCharType="end"/>
        </w:r>
      </w:hyperlink>
    </w:p>
    <w:p w14:paraId="1B49ADBB" w14:textId="58103C16" w:rsidR="000C2C0A" w:rsidRDefault="000C2C0A">
      <w:pPr>
        <w:pStyle w:val="af6"/>
        <w:rPr>
          <w:rFonts w:asciiTheme="minorHAnsi" w:eastAsiaTheme="minorEastAsia" w:hAnsiTheme="minorHAnsi" w:cstheme="minorBidi"/>
          <w:b w:val="0"/>
          <w:smallCaps w:val="0"/>
          <w:sz w:val="24"/>
          <w14:ligatures w14:val="standardContextual"/>
        </w:rPr>
      </w:pPr>
      <w:hyperlink w:anchor="_Toc191996176" w:history="1">
        <w:r w:rsidRPr="00B61178">
          <w:rPr>
            <w:rStyle w:val="afb"/>
            <w:rFonts w:hint="eastAsia"/>
          </w:rPr>
          <w:t>圖</w:t>
        </w:r>
        <w:r w:rsidRPr="00B61178">
          <w:rPr>
            <w:rStyle w:val="afb"/>
          </w:rPr>
          <w:t xml:space="preserve"> 2</w:t>
        </w:r>
        <w:r w:rsidRPr="00B61178">
          <w:rPr>
            <w:rStyle w:val="afb"/>
          </w:rPr>
          <w:noBreakHyphen/>
          <w:t>19</w:t>
        </w:r>
        <w:r w:rsidRPr="00B61178">
          <w:rPr>
            <w:rStyle w:val="afb"/>
            <w:rFonts w:hint="eastAsia"/>
          </w:rPr>
          <w:t>去</w:t>
        </w:r>
        <w:r w:rsidRPr="00B61178">
          <w:rPr>
            <w:rStyle w:val="afb"/>
          </w:rPr>
          <w:t>(113)</w:t>
        </w:r>
        <w:r w:rsidRPr="00B61178">
          <w:rPr>
            <w:rStyle w:val="afb"/>
            <w:rFonts w:hint="eastAsia"/>
          </w:rPr>
          <w:t>年度水保親子一日體驗營執行情形</w:t>
        </w:r>
        <w:r>
          <w:rPr>
            <w:webHidden/>
          </w:rPr>
          <w:tab/>
        </w:r>
        <w:r>
          <w:rPr>
            <w:webHidden/>
          </w:rPr>
          <w:fldChar w:fldCharType="begin"/>
        </w:r>
        <w:r>
          <w:rPr>
            <w:webHidden/>
          </w:rPr>
          <w:instrText xml:space="preserve"> PAGEREF _Toc191996176 \h </w:instrText>
        </w:r>
        <w:r>
          <w:rPr>
            <w:webHidden/>
          </w:rPr>
        </w:r>
        <w:r>
          <w:rPr>
            <w:webHidden/>
          </w:rPr>
          <w:fldChar w:fldCharType="separate"/>
        </w:r>
        <w:r w:rsidR="00E90F37">
          <w:rPr>
            <w:webHidden/>
          </w:rPr>
          <w:t>39</w:t>
        </w:r>
        <w:r>
          <w:rPr>
            <w:webHidden/>
          </w:rPr>
          <w:fldChar w:fldCharType="end"/>
        </w:r>
      </w:hyperlink>
    </w:p>
    <w:p w14:paraId="749A958E" w14:textId="3BD53B91" w:rsidR="000C2C0A" w:rsidRDefault="000C2C0A">
      <w:pPr>
        <w:pStyle w:val="af6"/>
        <w:rPr>
          <w:rFonts w:asciiTheme="minorHAnsi" w:eastAsiaTheme="minorEastAsia" w:hAnsiTheme="minorHAnsi" w:cstheme="minorBidi"/>
          <w:b w:val="0"/>
          <w:smallCaps w:val="0"/>
          <w:sz w:val="24"/>
          <w14:ligatures w14:val="standardContextual"/>
        </w:rPr>
      </w:pPr>
      <w:hyperlink w:anchor="_Toc191996177" w:history="1">
        <w:r w:rsidRPr="00B61178">
          <w:rPr>
            <w:rStyle w:val="afb"/>
            <w:rFonts w:hint="eastAsia"/>
          </w:rPr>
          <w:t>圖</w:t>
        </w:r>
        <w:r w:rsidRPr="00B61178">
          <w:rPr>
            <w:rStyle w:val="afb"/>
          </w:rPr>
          <w:t xml:space="preserve"> 2</w:t>
        </w:r>
        <w:r w:rsidRPr="00B61178">
          <w:rPr>
            <w:rStyle w:val="afb"/>
          </w:rPr>
          <w:noBreakHyphen/>
          <w:t xml:space="preserve">20 </w:t>
        </w:r>
        <w:r w:rsidRPr="00B61178">
          <w:rPr>
            <w:rStyle w:val="afb"/>
            <w:rFonts w:hint="eastAsia"/>
          </w:rPr>
          <w:t>去年度主流媒體露出畫面</w:t>
        </w:r>
        <w:r>
          <w:rPr>
            <w:webHidden/>
          </w:rPr>
          <w:tab/>
        </w:r>
        <w:r>
          <w:rPr>
            <w:webHidden/>
          </w:rPr>
          <w:fldChar w:fldCharType="begin"/>
        </w:r>
        <w:r>
          <w:rPr>
            <w:webHidden/>
          </w:rPr>
          <w:instrText xml:space="preserve"> PAGEREF _Toc191996177 \h </w:instrText>
        </w:r>
        <w:r>
          <w:rPr>
            <w:webHidden/>
          </w:rPr>
        </w:r>
        <w:r>
          <w:rPr>
            <w:webHidden/>
          </w:rPr>
          <w:fldChar w:fldCharType="separate"/>
        </w:r>
        <w:r w:rsidR="00E90F37">
          <w:rPr>
            <w:webHidden/>
          </w:rPr>
          <w:t>41</w:t>
        </w:r>
        <w:r>
          <w:rPr>
            <w:webHidden/>
          </w:rPr>
          <w:fldChar w:fldCharType="end"/>
        </w:r>
      </w:hyperlink>
    </w:p>
    <w:p w14:paraId="69685262" w14:textId="04638A7A" w:rsidR="000C2C0A" w:rsidRDefault="000C2C0A">
      <w:pPr>
        <w:pStyle w:val="af6"/>
        <w:rPr>
          <w:rFonts w:asciiTheme="minorHAnsi" w:eastAsiaTheme="minorEastAsia" w:hAnsiTheme="minorHAnsi" w:cstheme="minorBidi"/>
          <w:b w:val="0"/>
          <w:smallCaps w:val="0"/>
          <w:sz w:val="24"/>
          <w14:ligatures w14:val="standardContextual"/>
        </w:rPr>
      </w:pPr>
      <w:hyperlink w:anchor="_Toc191996178" w:history="1">
        <w:r w:rsidRPr="00B61178">
          <w:rPr>
            <w:rStyle w:val="afb"/>
            <w:rFonts w:hint="eastAsia"/>
          </w:rPr>
          <w:t>圖</w:t>
        </w:r>
        <w:r w:rsidRPr="00B61178">
          <w:rPr>
            <w:rStyle w:val="afb"/>
          </w:rPr>
          <w:t xml:space="preserve"> 2</w:t>
        </w:r>
        <w:r w:rsidRPr="00B61178">
          <w:rPr>
            <w:rStyle w:val="afb"/>
          </w:rPr>
          <w:noBreakHyphen/>
          <w:t xml:space="preserve">21 </w:t>
        </w:r>
        <w:r w:rsidRPr="00B61178">
          <w:rPr>
            <w:rStyle w:val="afb"/>
            <w:rFonts w:hint="eastAsia"/>
          </w:rPr>
          <w:t>去年度上架</w:t>
        </w:r>
        <w:r w:rsidRPr="00B61178">
          <w:rPr>
            <w:rStyle w:val="afb"/>
          </w:rPr>
          <w:t>Accupass</w:t>
        </w:r>
        <w:r w:rsidRPr="00B61178">
          <w:rPr>
            <w:rStyle w:val="afb"/>
            <w:rFonts w:hint="eastAsia"/>
          </w:rPr>
          <w:t>活動通網站露出及瀏覽次數</w:t>
        </w:r>
        <w:r>
          <w:rPr>
            <w:webHidden/>
          </w:rPr>
          <w:tab/>
        </w:r>
        <w:r>
          <w:rPr>
            <w:webHidden/>
          </w:rPr>
          <w:fldChar w:fldCharType="begin"/>
        </w:r>
        <w:r>
          <w:rPr>
            <w:webHidden/>
          </w:rPr>
          <w:instrText xml:space="preserve"> PAGEREF _Toc191996178 \h </w:instrText>
        </w:r>
        <w:r>
          <w:rPr>
            <w:webHidden/>
          </w:rPr>
        </w:r>
        <w:r>
          <w:rPr>
            <w:webHidden/>
          </w:rPr>
          <w:fldChar w:fldCharType="separate"/>
        </w:r>
        <w:r w:rsidR="00E90F37">
          <w:rPr>
            <w:webHidden/>
          </w:rPr>
          <w:t>41</w:t>
        </w:r>
        <w:r>
          <w:rPr>
            <w:webHidden/>
          </w:rPr>
          <w:fldChar w:fldCharType="end"/>
        </w:r>
      </w:hyperlink>
    </w:p>
    <w:p w14:paraId="622D65B9" w14:textId="74646505" w:rsidR="000C2C0A" w:rsidRDefault="000C2C0A">
      <w:pPr>
        <w:pStyle w:val="af6"/>
        <w:rPr>
          <w:rFonts w:asciiTheme="minorHAnsi" w:eastAsiaTheme="minorEastAsia" w:hAnsiTheme="minorHAnsi" w:cstheme="minorBidi"/>
          <w:b w:val="0"/>
          <w:smallCaps w:val="0"/>
          <w:sz w:val="24"/>
          <w14:ligatures w14:val="standardContextual"/>
        </w:rPr>
      </w:pPr>
      <w:hyperlink w:anchor="_Toc191996179" w:history="1">
        <w:r w:rsidRPr="00B61178">
          <w:rPr>
            <w:rStyle w:val="afb"/>
            <w:rFonts w:hint="eastAsia"/>
          </w:rPr>
          <w:t>圖</w:t>
        </w:r>
        <w:r w:rsidRPr="00B61178">
          <w:rPr>
            <w:rStyle w:val="afb"/>
          </w:rPr>
          <w:t xml:space="preserve"> 4</w:t>
        </w:r>
        <w:r w:rsidRPr="00B61178">
          <w:rPr>
            <w:rStyle w:val="afb"/>
          </w:rPr>
          <w:noBreakHyphen/>
          <w:t xml:space="preserve">1 </w:t>
        </w:r>
        <w:r w:rsidRPr="00B61178">
          <w:rPr>
            <w:rStyle w:val="afb"/>
            <w:rFonts w:hint="eastAsia"/>
          </w:rPr>
          <w:t>專案團隊工作成員組織架構圖</w:t>
        </w:r>
        <w:r>
          <w:rPr>
            <w:webHidden/>
          </w:rPr>
          <w:tab/>
        </w:r>
        <w:r>
          <w:rPr>
            <w:webHidden/>
          </w:rPr>
          <w:fldChar w:fldCharType="begin"/>
        </w:r>
        <w:r>
          <w:rPr>
            <w:webHidden/>
          </w:rPr>
          <w:instrText xml:space="preserve"> PAGEREF _Toc191996179 \h </w:instrText>
        </w:r>
        <w:r>
          <w:rPr>
            <w:webHidden/>
          </w:rPr>
        </w:r>
        <w:r>
          <w:rPr>
            <w:webHidden/>
          </w:rPr>
          <w:fldChar w:fldCharType="separate"/>
        </w:r>
        <w:r w:rsidR="00E90F37">
          <w:rPr>
            <w:webHidden/>
          </w:rPr>
          <w:t>45</w:t>
        </w:r>
        <w:r>
          <w:rPr>
            <w:webHidden/>
          </w:rPr>
          <w:fldChar w:fldCharType="end"/>
        </w:r>
      </w:hyperlink>
    </w:p>
    <w:p w14:paraId="02A4482C" w14:textId="5355BC91" w:rsidR="000C2C0A" w:rsidRDefault="000C2C0A">
      <w:pPr>
        <w:pStyle w:val="af6"/>
        <w:rPr>
          <w:rFonts w:asciiTheme="minorHAnsi" w:eastAsiaTheme="minorEastAsia" w:hAnsiTheme="minorHAnsi" w:cstheme="minorBidi"/>
          <w:b w:val="0"/>
          <w:smallCaps w:val="0"/>
          <w:sz w:val="24"/>
          <w14:ligatures w14:val="standardContextual"/>
        </w:rPr>
      </w:pPr>
      <w:hyperlink w:anchor="_Toc191996180" w:history="1">
        <w:r w:rsidRPr="00B61178">
          <w:rPr>
            <w:rStyle w:val="afb"/>
            <w:rFonts w:hint="eastAsia"/>
          </w:rPr>
          <w:t>圖</w:t>
        </w:r>
        <w:r w:rsidRPr="00B61178">
          <w:rPr>
            <w:rStyle w:val="afb"/>
          </w:rPr>
          <w:t xml:space="preserve"> 5-1</w:t>
        </w:r>
        <w:r w:rsidRPr="00B61178">
          <w:rPr>
            <w:rStyle w:val="afb"/>
            <w:rFonts w:hint="eastAsia"/>
          </w:rPr>
          <w:t>實際辦理貴局活動花絮剪影</w:t>
        </w:r>
        <w:r>
          <w:rPr>
            <w:webHidden/>
          </w:rPr>
          <w:tab/>
        </w:r>
        <w:r>
          <w:rPr>
            <w:webHidden/>
          </w:rPr>
          <w:fldChar w:fldCharType="begin"/>
        </w:r>
        <w:r>
          <w:rPr>
            <w:webHidden/>
          </w:rPr>
          <w:instrText xml:space="preserve"> PAGEREF _Toc191996180 \h </w:instrText>
        </w:r>
        <w:r>
          <w:rPr>
            <w:webHidden/>
          </w:rPr>
        </w:r>
        <w:r>
          <w:rPr>
            <w:webHidden/>
          </w:rPr>
          <w:fldChar w:fldCharType="separate"/>
        </w:r>
        <w:r w:rsidR="00E90F37">
          <w:rPr>
            <w:webHidden/>
          </w:rPr>
          <w:t>47</w:t>
        </w:r>
        <w:r>
          <w:rPr>
            <w:webHidden/>
          </w:rPr>
          <w:fldChar w:fldCharType="end"/>
        </w:r>
      </w:hyperlink>
    </w:p>
    <w:p w14:paraId="73716AEA" w14:textId="174C138D" w:rsidR="000C2C0A" w:rsidRDefault="000C2C0A">
      <w:pPr>
        <w:pStyle w:val="af6"/>
        <w:rPr>
          <w:rFonts w:asciiTheme="minorHAnsi" w:eastAsiaTheme="minorEastAsia" w:hAnsiTheme="minorHAnsi" w:cstheme="minorBidi"/>
          <w:b w:val="0"/>
          <w:smallCaps w:val="0"/>
          <w:sz w:val="24"/>
          <w14:ligatures w14:val="standardContextual"/>
        </w:rPr>
      </w:pPr>
      <w:hyperlink w:anchor="_Toc191996181" w:history="1">
        <w:r w:rsidRPr="00B61178">
          <w:rPr>
            <w:rStyle w:val="afb"/>
            <w:rFonts w:hint="eastAsia"/>
          </w:rPr>
          <w:t>圖</w:t>
        </w:r>
        <w:r w:rsidRPr="00B61178">
          <w:rPr>
            <w:rStyle w:val="afb"/>
          </w:rPr>
          <w:t xml:space="preserve"> 5-2 </w:t>
        </w:r>
        <w:r w:rsidRPr="00B61178">
          <w:rPr>
            <w:rStyle w:val="afb"/>
            <w:rFonts w:hint="eastAsia"/>
          </w:rPr>
          <w:t>搭配活動宣傳及媒體曝光</w:t>
        </w:r>
        <w:r>
          <w:rPr>
            <w:webHidden/>
          </w:rPr>
          <w:tab/>
        </w:r>
        <w:r>
          <w:rPr>
            <w:webHidden/>
          </w:rPr>
          <w:fldChar w:fldCharType="begin"/>
        </w:r>
        <w:r>
          <w:rPr>
            <w:webHidden/>
          </w:rPr>
          <w:instrText xml:space="preserve"> PAGEREF _Toc191996181 \h </w:instrText>
        </w:r>
        <w:r>
          <w:rPr>
            <w:webHidden/>
          </w:rPr>
        </w:r>
        <w:r>
          <w:rPr>
            <w:webHidden/>
          </w:rPr>
          <w:fldChar w:fldCharType="separate"/>
        </w:r>
        <w:r w:rsidR="00E90F37">
          <w:rPr>
            <w:webHidden/>
          </w:rPr>
          <w:t>47</w:t>
        </w:r>
        <w:r>
          <w:rPr>
            <w:webHidden/>
          </w:rPr>
          <w:fldChar w:fldCharType="end"/>
        </w:r>
      </w:hyperlink>
    </w:p>
    <w:p w14:paraId="611F9648" w14:textId="1D5277B6" w:rsidR="000C2C0A" w:rsidRDefault="000C2C0A">
      <w:pPr>
        <w:pStyle w:val="af6"/>
        <w:rPr>
          <w:rFonts w:asciiTheme="minorHAnsi" w:eastAsiaTheme="minorEastAsia" w:hAnsiTheme="minorHAnsi" w:cstheme="minorBidi"/>
          <w:b w:val="0"/>
          <w:smallCaps w:val="0"/>
          <w:sz w:val="24"/>
          <w14:ligatures w14:val="standardContextual"/>
        </w:rPr>
      </w:pPr>
      <w:hyperlink w:anchor="_Toc191996182" w:history="1">
        <w:r w:rsidRPr="00B61178">
          <w:rPr>
            <w:rStyle w:val="afb"/>
            <w:rFonts w:hint="eastAsia"/>
          </w:rPr>
          <w:t>圖</w:t>
        </w:r>
        <w:r w:rsidRPr="00B61178">
          <w:rPr>
            <w:rStyle w:val="afb"/>
          </w:rPr>
          <w:t xml:space="preserve"> 5-3 112</w:t>
        </w:r>
        <w:r w:rsidRPr="00B61178">
          <w:rPr>
            <w:rStyle w:val="afb"/>
            <w:rFonts w:hint="eastAsia"/>
          </w:rPr>
          <w:t>年臺中分署水土保持教育宣導推廣計畫</w:t>
        </w:r>
        <w:r w:rsidRPr="00B61178">
          <w:rPr>
            <w:rStyle w:val="afb"/>
          </w:rPr>
          <w:t>-</w:t>
        </w:r>
        <w:r w:rsidRPr="00B61178">
          <w:rPr>
            <w:rStyle w:val="afb"/>
            <w:rFonts w:hint="eastAsia"/>
          </w:rPr>
          <w:t>臺灣教育科技展</w:t>
        </w:r>
        <w:r>
          <w:rPr>
            <w:webHidden/>
          </w:rPr>
          <w:tab/>
        </w:r>
        <w:r>
          <w:rPr>
            <w:webHidden/>
          </w:rPr>
          <w:fldChar w:fldCharType="begin"/>
        </w:r>
        <w:r>
          <w:rPr>
            <w:webHidden/>
          </w:rPr>
          <w:instrText xml:space="preserve"> PAGEREF _Toc191996182 \h </w:instrText>
        </w:r>
        <w:r>
          <w:rPr>
            <w:webHidden/>
          </w:rPr>
        </w:r>
        <w:r>
          <w:rPr>
            <w:webHidden/>
          </w:rPr>
          <w:fldChar w:fldCharType="separate"/>
        </w:r>
        <w:r w:rsidR="00E90F37">
          <w:rPr>
            <w:webHidden/>
          </w:rPr>
          <w:t>48</w:t>
        </w:r>
        <w:r>
          <w:rPr>
            <w:webHidden/>
          </w:rPr>
          <w:fldChar w:fldCharType="end"/>
        </w:r>
      </w:hyperlink>
    </w:p>
    <w:p w14:paraId="13D54211" w14:textId="1A0E07D0" w:rsidR="000C2C0A" w:rsidRDefault="000C2C0A">
      <w:pPr>
        <w:pStyle w:val="af6"/>
        <w:rPr>
          <w:rFonts w:asciiTheme="minorHAnsi" w:eastAsiaTheme="minorEastAsia" w:hAnsiTheme="minorHAnsi" w:cstheme="minorBidi"/>
          <w:b w:val="0"/>
          <w:smallCaps w:val="0"/>
          <w:sz w:val="24"/>
          <w14:ligatures w14:val="standardContextual"/>
        </w:rPr>
      </w:pPr>
      <w:hyperlink w:anchor="_Toc191996183" w:history="1">
        <w:r w:rsidRPr="00B61178">
          <w:rPr>
            <w:rStyle w:val="afb"/>
            <w:rFonts w:hint="eastAsia"/>
          </w:rPr>
          <w:t>圖</w:t>
        </w:r>
        <w:r w:rsidRPr="00B61178">
          <w:rPr>
            <w:rStyle w:val="afb"/>
          </w:rPr>
          <w:t xml:space="preserve"> 7</w:t>
        </w:r>
        <w:r w:rsidRPr="00B61178">
          <w:rPr>
            <w:rStyle w:val="afb"/>
          </w:rPr>
          <w:noBreakHyphen/>
          <w:t xml:space="preserve">1 </w:t>
        </w:r>
        <w:r w:rsidRPr="00B61178">
          <w:rPr>
            <w:rStyle w:val="afb"/>
            <w:rFonts w:hint="eastAsia"/>
          </w:rPr>
          <w:t>水保相關知識小遊戲示意圖</w:t>
        </w:r>
        <w:r>
          <w:rPr>
            <w:webHidden/>
          </w:rPr>
          <w:tab/>
        </w:r>
        <w:r>
          <w:rPr>
            <w:webHidden/>
          </w:rPr>
          <w:fldChar w:fldCharType="begin"/>
        </w:r>
        <w:r>
          <w:rPr>
            <w:webHidden/>
          </w:rPr>
          <w:instrText xml:space="preserve"> PAGEREF _Toc191996183 \h </w:instrText>
        </w:r>
        <w:r>
          <w:rPr>
            <w:webHidden/>
          </w:rPr>
        </w:r>
        <w:r>
          <w:rPr>
            <w:webHidden/>
          </w:rPr>
          <w:fldChar w:fldCharType="separate"/>
        </w:r>
        <w:r w:rsidR="00E90F37">
          <w:rPr>
            <w:webHidden/>
          </w:rPr>
          <w:t>51</w:t>
        </w:r>
        <w:r>
          <w:rPr>
            <w:webHidden/>
          </w:rPr>
          <w:fldChar w:fldCharType="end"/>
        </w:r>
      </w:hyperlink>
    </w:p>
    <w:p w14:paraId="5009065D" w14:textId="77544DF4" w:rsidR="001927D8" w:rsidRDefault="00386523" w:rsidP="000C340A">
      <w:pPr>
        <w:pStyle w:val="af6"/>
      </w:pPr>
      <w:r>
        <w:fldChar w:fldCharType="end"/>
      </w:r>
    </w:p>
    <w:p w14:paraId="0546068A" w14:textId="77777777" w:rsidR="001927D8" w:rsidRDefault="001927D8">
      <w:pPr>
        <w:pStyle w:val="23"/>
        <w:sectPr w:rsidR="001927D8" w:rsidSect="0010123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60"/>
        </w:sectPr>
      </w:pPr>
    </w:p>
    <w:p w14:paraId="6A758D0F" w14:textId="3D3FFF6C" w:rsidR="001927D8" w:rsidRDefault="00386523">
      <w:pPr>
        <w:pStyle w:val="1"/>
      </w:pPr>
      <w:r>
        <w:lastRenderedPageBreak/>
        <w:tab/>
      </w:r>
      <w:bookmarkStart w:id="20" w:name="_Ref122427342"/>
      <w:bookmarkStart w:id="21" w:name="_Ref166249556"/>
      <w:bookmarkStart w:id="22" w:name="_Ref166249571"/>
      <w:bookmarkStart w:id="23" w:name="_Ref166254170"/>
      <w:bookmarkStart w:id="24" w:name="_Ref166254172"/>
      <w:bookmarkStart w:id="25" w:name="_Toc191987962"/>
      <w:r>
        <w:rPr>
          <w:rFonts w:hint="eastAsia"/>
        </w:rPr>
        <w:t>前言及計畫概述</w:t>
      </w:r>
      <w:bookmarkEnd w:id="20"/>
      <w:bookmarkEnd w:id="21"/>
      <w:bookmarkEnd w:id="22"/>
      <w:bookmarkEnd w:id="23"/>
      <w:bookmarkEnd w:id="24"/>
      <w:bookmarkEnd w:id="25"/>
    </w:p>
    <w:p w14:paraId="3AB169BE" w14:textId="77777777" w:rsidR="001927D8" w:rsidRDefault="00386523">
      <w:pPr>
        <w:pStyle w:val="20"/>
      </w:pPr>
      <w:bookmarkStart w:id="26" w:name="_Toc191987963"/>
      <w:r>
        <w:rPr>
          <w:rFonts w:hint="eastAsia"/>
        </w:rPr>
        <w:t>前言</w:t>
      </w:r>
      <w:bookmarkEnd w:id="26"/>
      <w:r>
        <w:tab/>
      </w:r>
    </w:p>
    <w:p w14:paraId="17543BE7" w14:textId="77777777" w:rsidR="00CD1008" w:rsidRPr="00CD1008" w:rsidRDefault="00CD1008" w:rsidP="00CD1008">
      <w:r w:rsidRPr="00CD1008">
        <w:t>近年來，全球氣候變遷的影響日益加劇，極端氣候頻繁發生，導致水資源分布不均、土壤流失嚴重，進一步影響農業生產與生態平衡。聯合國永續發展目標（</w:t>
      </w:r>
      <w:r w:rsidRPr="00CD1008">
        <w:t>SDGs</w:t>
      </w:r>
      <w:r w:rsidRPr="00CD1008">
        <w:t>）特別強調環境保護與生態永續發展，其中水土保持扮演著關鍵角色。水土保持不僅有助於防止土壤侵蝕、穩定地形、保護農村生態，更是減少碳排放、達成「淨零碳排」目標的重要策略之一。</w:t>
      </w:r>
    </w:p>
    <w:p w14:paraId="45B85D01" w14:textId="2D9F91BF" w:rsidR="00CD1008" w:rsidRDefault="00CD1008" w:rsidP="00CD1008">
      <w:r w:rsidRPr="00CD1008">
        <w:t>新北市地處</w:t>
      </w:r>
      <w:r w:rsidR="00FC3D87">
        <w:rPr>
          <w:rFonts w:hint="eastAsia"/>
        </w:rPr>
        <w:t>臺</w:t>
      </w:r>
      <w:r w:rsidRPr="00CD1008">
        <w:t>灣北部，擁有豐富的山坡地與農村資源，然而也面臨坡地開發與降雨集中的挑戰，因此水土保持教育對於當地社區與學校而言至關重要。新北市政府農業局長期推動水土保持與環境教育，透過校園推廣、社區參與及多媒體行銷等方式，提升全民環境意識。</w:t>
      </w:r>
      <w:r w:rsidRPr="00CD1008">
        <w:rPr>
          <w:rFonts w:hint="eastAsia"/>
        </w:rPr>
        <w:t>回顧過往成果，水土保持教育的發展已逐步朝向數位化、互動化及實體結合的方向邁進。然而，面對科技日新月異，教育推廣方式也需與時俱進，才能持續吸引學童與民眾的參與。本年度「</w:t>
      </w:r>
      <w:r w:rsidRPr="00CD1008">
        <w:rPr>
          <w:rFonts w:hint="eastAsia"/>
        </w:rPr>
        <w:t>114</w:t>
      </w:r>
      <w:r w:rsidRPr="00CD1008">
        <w:rPr>
          <w:rFonts w:hint="eastAsia"/>
        </w:rPr>
        <w:t>年新北市政府水土保持戶外教學及多元化宣導計畫」將延續先前的成功經驗，並進一步深化校園與社區推廣，同時優化現有數位學習平台，讓科技與環境教育結合，使水土保持知識的傳遞更加生動有趣</w:t>
      </w:r>
      <w:r>
        <w:rPr>
          <w:rFonts w:hint="eastAsia"/>
        </w:rPr>
        <w:t>，</w:t>
      </w:r>
      <w:r w:rsidRPr="00CD1008">
        <w:rPr>
          <w:rFonts w:hint="eastAsia"/>
        </w:rPr>
        <w:t>透過線上線下的多元學習模式，強化學童與社區居民對水土保持的關注與實踐。</w:t>
      </w:r>
    </w:p>
    <w:p w14:paraId="5739B683" w14:textId="4D293120" w:rsidR="00D6079E" w:rsidRDefault="007A4C6B" w:rsidP="00840C06">
      <w:pPr>
        <w:pStyle w:val="23"/>
      </w:pPr>
      <w:r w:rsidRPr="007A4C6B">
        <w:rPr>
          <w:rFonts w:hint="eastAsia"/>
        </w:rPr>
        <w:t>本</w:t>
      </w:r>
      <w:r w:rsidR="00065965">
        <w:rPr>
          <w:rFonts w:hint="eastAsia"/>
        </w:rPr>
        <w:t>團隊</w:t>
      </w:r>
      <w:r w:rsidR="00D6079E">
        <w:rPr>
          <w:rFonts w:hint="eastAsia"/>
        </w:rPr>
        <w:t>綜整</w:t>
      </w:r>
      <w:r w:rsidR="005C421C">
        <w:rPr>
          <w:rFonts w:hint="eastAsia"/>
        </w:rPr>
        <w:t>各項豐富資源與工具</w:t>
      </w:r>
      <w:r w:rsidR="00D6079E">
        <w:rPr>
          <w:rFonts w:hint="eastAsia"/>
        </w:rPr>
        <w:t>，向外拓展，</w:t>
      </w:r>
      <w:r w:rsidR="00CD1008" w:rsidRPr="00CD1008">
        <w:t>擴展水保教育的廣度與深度，讓更多人能夠認識並參與水土保持行動，攜手守護土地與生態環境，邁向更永續的未來。</w:t>
      </w:r>
    </w:p>
    <w:p w14:paraId="5C1B959C" w14:textId="77777777" w:rsidR="00B50B42" w:rsidRPr="00A21670" w:rsidRDefault="00B50B42" w:rsidP="00A21670">
      <w:pPr>
        <w:pStyle w:val="23"/>
        <w:sectPr w:rsidR="00B50B42" w:rsidRPr="00A21670" w:rsidSect="0010123C">
          <w:headerReference w:type="even" r:id="rId16"/>
          <w:headerReference w:type="default" r:id="rId17"/>
          <w:footerReference w:type="default" r:id="rId18"/>
          <w:pgSz w:w="11906" w:h="16838"/>
          <w:pgMar w:top="1440" w:right="1800" w:bottom="1440" w:left="1800" w:header="680" w:footer="992" w:gutter="0"/>
          <w:pgNumType w:start="1"/>
          <w:cols w:space="425"/>
          <w:docGrid w:type="lines" w:linePitch="381"/>
        </w:sectPr>
      </w:pPr>
    </w:p>
    <w:p w14:paraId="2947579E" w14:textId="77777777" w:rsidR="001F2E77" w:rsidRDefault="001F2E77">
      <w:pPr>
        <w:pStyle w:val="20"/>
      </w:pPr>
      <w:bookmarkStart w:id="29" w:name="_Toc191987964"/>
      <w:r>
        <w:rPr>
          <w:rFonts w:hint="eastAsia"/>
        </w:rPr>
        <w:lastRenderedPageBreak/>
        <w:t>計畫名稱</w:t>
      </w:r>
      <w:bookmarkEnd w:id="29"/>
    </w:p>
    <w:p w14:paraId="30F908FD" w14:textId="20E7304B" w:rsidR="001F2E77" w:rsidRDefault="00C13E60" w:rsidP="00C13E60">
      <w:pPr>
        <w:pStyle w:val="23"/>
      </w:pPr>
      <w:r w:rsidRPr="00C13E60">
        <w:rPr>
          <w:rFonts w:hint="eastAsia"/>
        </w:rPr>
        <w:t>114</w:t>
      </w:r>
      <w:r w:rsidRPr="00C13E60">
        <w:rPr>
          <w:rFonts w:hint="eastAsia"/>
        </w:rPr>
        <w:t>年新北市政府水土保持戶外教學及多元化宣導計畫</w:t>
      </w:r>
      <w:r w:rsidR="001F2E77">
        <w:rPr>
          <w:rFonts w:hint="eastAsia"/>
        </w:rPr>
        <w:t>（以下</w:t>
      </w:r>
      <w:r>
        <w:rPr>
          <w:rFonts w:hint="eastAsia"/>
        </w:rPr>
        <w:t>簡</w:t>
      </w:r>
      <w:r w:rsidR="001F2E77">
        <w:rPr>
          <w:rFonts w:hint="eastAsia"/>
        </w:rPr>
        <w:t>稱本計畫）</w:t>
      </w:r>
      <w:r>
        <w:rPr>
          <w:rFonts w:hint="eastAsia"/>
        </w:rPr>
        <w:t>。</w:t>
      </w:r>
    </w:p>
    <w:p w14:paraId="5CDA9B6A" w14:textId="77777777" w:rsidR="001927D8" w:rsidRDefault="001F2E77">
      <w:pPr>
        <w:pStyle w:val="20"/>
      </w:pPr>
      <w:bookmarkStart w:id="30" w:name="_Toc191987965"/>
      <w:r>
        <w:rPr>
          <w:rFonts w:hint="eastAsia"/>
        </w:rPr>
        <w:t>計畫目標</w:t>
      </w:r>
      <w:bookmarkEnd w:id="30"/>
    </w:p>
    <w:p w14:paraId="4989129D" w14:textId="77777777" w:rsidR="001927D8" w:rsidRDefault="00386523" w:rsidP="00193FD2">
      <w:pPr>
        <w:pStyle w:val="23"/>
      </w:pPr>
      <w:r>
        <w:rPr>
          <w:rFonts w:hint="eastAsia"/>
        </w:rPr>
        <w:t>本計畫目標，擬達成以下：</w:t>
      </w:r>
    </w:p>
    <w:p w14:paraId="76546178" w14:textId="33290535" w:rsidR="00FC0447" w:rsidRDefault="00FC0447" w:rsidP="0087763B">
      <w:pPr>
        <w:pStyle w:val="3"/>
        <w:spacing w:before="190"/>
      </w:pPr>
      <w:r w:rsidRPr="00FC0447">
        <w:rPr>
          <w:rFonts w:hint="eastAsia"/>
        </w:rPr>
        <w:t>深化校園水土保持教育，培育環境守護者</w:t>
      </w:r>
    </w:p>
    <w:p w14:paraId="56AEBBEF" w14:textId="211AE87C" w:rsidR="00FA2822" w:rsidRPr="00FC0447" w:rsidRDefault="00FA2822" w:rsidP="00FC0447">
      <w:pPr>
        <w:pStyle w:val="30"/>
      </w:pPr>
      <w:r w:rsidRPr="00FA2822">
        <w:rPr>
          <w:rFonts w:hint="eastAsia"/>
        </w:rPr>
        <w:t>水土保持教育的推廣應從校園開始，透過扎根教育，讓學童從小建立環境保護與永續發展的意識。本計畫將與新北市政府教育局</w:t>
      </w:r>
      <w:r w:rsidRPr="00FA2822">
        <w:rPr>
          <w:rFonts w:hint="eastAsia"/>
        </w:rPr>
        <w:t>(</w:t>
      </w:r>
      <w:r w:rsidRPr="00FA2822">
        <w:rPr>
          <w:rFonts w:hint="eastAsia"/>
        </w:rPr>
        <w:t>以下簡稱教育局</w:t>
      </w:r>
      <w:r w:rsidRPr="00FA2822">
        <w:rPr>
          <w:rFonts w:hint="eastAsia"/>
        </w:rPr>
        <w:t>)</w:t>
      </w:r>
      <w:r w:rsidRPr="00FA2822">
        <w:rPr>
          <w:rFonts w:hint="eastAsia"/>
        </w:rPr>
        <w:t>及防災輔導團合作，</w:t>
      </w:r>
      <w:r>
        <w:rPr>
          <w:rFonts w:hint="eastAsia"/>
        </w:rPr>
        <w:t>持續參與</w:t>
      </w:r>
      <w:r w:rsidRPr="00FA2822">
        <w:rPr>
          <w:rFonts w:hint="eastAsia"/>
        </w:rPr>
        <w:t>「水土保持酷學校」計畫，推薦學校參與遴選，並提供必要的輔導與資源協助，以確保學校能夠順利發展水土保持教育特色。</w:t>
      </w:r>
      <w:r>
        <w:rPr>
          <w:rFonts w:hint="eastAsia"/>
        </w:rPr>
        <w:t>同時持續整合與強化水保酷學校的網絡，辦理推廣活動，</w:t>
      </w:r>
      <w:r w:rsidRPr="00FA2822">
        <w:t>透過科技教具與數位學習資源，學校將獲得更多適用於課堂的水保教材，並鼓勵教師將水土保持概念融入課程之中，使環境教育不僅是單次活動，而是長期推動的教育目標。</w:t>
      </w:r>
    </w:p>
    <w:p w14:paraId="3C02185C" w14:textId="328064C0" w:rsidR="00FA2822" w:rsidRDefault="00FA2822" w:rsidP="0087763B">
      <w:pPr>
        <w:pStyle w:val="3"/>
        <w:spacing w:before="190"/>
      </w:pPr>
      <w:r w:rsidRPr="00FA2822">
        <w:rPr>
          <w:rFonts w:hint="eastAsia"/>
        </w:rPr>
        <w:t>強化科技應用，優化數位水土保持學習環境</w:t>
      </w:r>
    </w:p>
    <w:p w14:paraId="59458950" w14:textId="5823044D" w:rsidR="00ED3DD2" w:rsidRPr="00FA2822" w:rsidRDefault="00ED3DD2" w:rsidP="00D56376">
      <w:r w:rsidRPr="00ED3DD2">
        <w:t>隨著數位科技的快速發展，傳統的教育方式已難以滿足新世代學童的學習需求，因此本計畫將積極運用數位工具，提升水土保持教育的互動性與趣味性。去年度</w:t>
      </w:r>
      <w:r w:rsidR="00FC3D87">
        <w:rPr>
          <w:rFonts w:hint="eastAsia"/>
        </w:rPr>
        <w:t>再次加程創新</w:t>
      </w:r>
      <w:r w:rsidRPr="00ED3DD2">
        <w:t>的「新北水保探險島</w:t>
      </w:r>
      <w:r w:rsidRPr="00ED3DD2">
        <w:t xml:space="preserve"> Gather Town</w:t>
      </w:r>
      <w:r w:rsidRPr="00ED3DD2">
        <w:t>」線上學習平台，成功開創水土保持教育的新模式，透過遊戲化學習與互動探索，讓學童能夠在虛擬環境中理解水保知識。本年度計畫將在既有基礎上進一步優化該平台，並擴充內容，使其涵蓋新北市轄內農村地區的水保設施，增強學童對水保設施的</w:t>
      </w:r>
      <w:r w:rsidRPr="00ED3DD2">
        <w:lastRenderedPageBreak/>
        <w:t>認識與應用能力</w:t>
      </w:r>
      <w:r w:rsidR="00D56376">
        <w:rPr>
          <w:rFonts w:hint="eastAsia"/>
        </w:rPr>
        <w:t>，了解</w:t>
      </w:r>
      <w:r w:rsidR="00D56376" w:rsidRPr="00D56376">
        <w:t>這些設施如何運作、如何規劃建設，以及它們對於防災與環境保護的影響，</w:t>
      </w:r>
      <w:r w:rsidR="00D56376" w:rsidRPr="00ED3DD2">
        <w:t>使水保教育不再</w:t>
      </w:r>
      <w:r w:rsidR="007B0BB0">
        <w:rPr>
          <w:rFonts w:hint="eastAsia"/>
        </w:rPr>
        <w:t>侷限</w:t>
      </w:r>
      <w:r w:rsidR="00D56376" w:rsidRPr="00ED3DD2">
        <w:t>於課堂講解，而是透過沉浸式數位體驗，讓學童在探索與實作中培養環境意識與問題解決能力，使水土保持教育更加生動、直觀且具有實用價值。</w:t>
      </w:r>
    </w:p>
    <w:p w14:paraId="4B2263A1" w14:textId="6C15A6CB" w:rsidR="00ED3DD2" w:rsidRDefault="00ED3DD2" w:rsidP="0087763B">
      <w:pPr>
        <w:pStyle w:val="3"/>
        <w:spacing w:before="190"/>
      </w:pPr>
      <w:r w:rsidRPr="00ED3DD2">
        <w:rPr>
          <w:rFonts w:hint="eastAsia"/>
        </w:rPr>
        <w:t>多元宣導與社區參與，擴展教育效益</w:t>
      </w:r>
    </w:p>
    <w:p w14:paraId="381F81A6" w14:textId="77777777" w:rsidR="00ED3DD2" w:rsidRPr="00ED3DD2" w:rsidRDefault="00ED3DD2" w:rsidP="00ED3DD2">
      <w:r w:rsidRPr="00ED3DD2">
        <w:t>水土保持教育的推廣不應僅限於學校與數位平台，社區參與與多元宣導同樣是提升大眾環境意識的重要方式。因此，本計畫將透過實體活動、媒體行銷與親子互動等多元手法，擴大水土保持知識的影響力，讓環境保育不僅停留在學習場域，更能進一步落實於民眾的日常生活。</w:t>
      </w:r>
    </w:p>
    <w:p w14:paraId="42F211C9" w14:textId="308FE029" w:rsidR="005A1352" w:rsidRDefault="00ED3DD2" w:rsidP="00C651D7">
      <w:r w:rsidRPr="00ED3DD2">
        <w:t>本計畫</w:t>
      </w:r>
      <w:r w:rsidR="00C651D7">
        <w:rPr>
          <w:rFonts w:hint="eastAsia"/>
        </w:rPr>
        <w:t>除了</w:t>
      </w:r>
      <w:r w:rsidRPr="00ED3DD2">
        <w:t>透過有趣的互動方式，吸引更多民眾參與水保知識學習</w:t>
      </w:r>
      <w:r>
        <w:rPr>
          <w:rFonts w:hint="eastAsia"/>
        </w:rPr>
        <w:t>，</w:t>
      </w:r>
      <w:r w:rsidRPr="00ED3DD2">
        <w:t>讓參與者在輕鬆愉快的氛圍中認識水土保持的基本概念</w:t>
      </w:r>
      <w:r w:rsidR="00C651D7">
        <w:rPr>
          <w:rFonts w:hint="eastAsia"/>
        </w:rPr>
        <w:t>，而為了</w:t>
      </w:r>
      <w:r w:rsidRPr="00ED3DD2">
        <w:t>深化民眾對水土保持的參與度，本計畫將舉辦</w:t>
      </w:r>
      <w:r w:rsidRPr="00ED3DD2">
        <w:t>1</w:t>
      </w:r>
      <w:r w:rsidRPr="00ED3DD2">
        <w:t>場農村水保親子一日體驗營，結合水土保持教育與農村生態探索，讓親子透過實地體驗學習水保知識，並透過共同參與的方式，強化環境保護的社會連結。活動將涵蓋水土保持體驗、農村永續發展課程與實地參訪，讓參與者能夠從不同角度</w:t>
      </w:r>
      <w:r w:rsidR="00B6601F">
        <w:rPr>
          <w:rFonts w:hint="eastAsia"/>
        </w:rPr>
        <w:t>深入認識</w:t>
      </w:r>
      <w:r w:rsidRPr="00ED3DD2">
        <w:t>水土保持的價值與應用</w:t>
      </w:r>
      <w:r w:rsidR="00C651D7">
        <w:rPr>
          <w:rFonts w:hint="eastAsia"/>
        </w:rPr>
        <w:t>，</w:t>
      </w:r>
      <w:r w:rsidR="00C651D7" w:rsidRPr="00C651D7">
        <w:t>促進更多民眾對環境保護的參與，使水土保持成為全民共同努力的目標。</w:t>
      </w:r>
    </w:p>
    <w:p w14:paraId="13EE8C46" w14:textId="368A53C6" w:rsidR="007B0BB0" w:rsidRDefault="007B0BB0" w:rsidP="00C651D7">
      <w:r w:rsidRPr="007B0BB0">
        <w:rPr>
          <w:rFonts w:hint="eastAsia"/>
        </w:rPr>
        <w:t>綜上所述計畫目標，以及委託的工作範圍與項目，計畫架構圖如下：</w:t>
      </w:r>
    </w:p>
    <w:p w14:paraId="21B1C182" w14:textId="77777777" w:rsidR="007B0BB0" w:rsidRPr="007B0BB0" w:rsidRDefault="007B0BB0" w:rsidP="007B0BB0">
      <w:pPr>
        <w:pStyle w:val="afff2"/>
      </w:pPr>
      <w:r w:rsidRPr="007B0BB0">
        <w:lastRenderedPageBreak/>
        <w:drawing>
          <wp:inline distT="0" distB="0" distL="0" distR="0" wp14:anchorId="6EDEE5D9" wp14:editId="7824B296">
            <wp:extent cx="5274310" cy="2573332"/>
            <wp:effectExtent l="0" t="0" r="2540" b="0"/>
            <wp:docPr id="2027540212" name="圖片 202754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9">
                      <a:extLst>
                        <a:ext uri="{28A0092B-C50C-407E-A947-70E740481C1C}">
                          <a14:useLocalDpi xmlns:a14="http://schemas.microsoft.com/office/drawing/2010/main" val="0"/>
                        </a:ext>
                      </a:extLst>
                    </a:blip>
                    <a:stretch>
                      <a:fillRect/>
                    </a:stretch>
                  </pic:blipFill>
                  <pic:spPr>
                    <a:xfrm>
                      <a:off x="0" y="0"/>
                      <a:ext cx="5274310" cy="2573332"/>
                    </a:xfrm>
                    <a:prstGeom prst="rect">
                      <a:avLst/>
                    </a:prstGeom>
                  </pic:spPr>
                </pic:pic>
              </a:graphicData>
            </a:graphic>
          </wp:inline>
        </w:drawing>
      </w:r>
    </w:p>
    <w:p w14:paraId="1B3AF898" w14:textId="67202FAD" w:rsidR="007B0BB0" w:rsidRPr="005A1352" w:rsidRDefault="007B0BB0" w:rsidP="007B0BB0">
      <w:pPr>
        <w:pStyle w:val="aff7"/>
      </w:pPr>
      <w:bookmarkStart w:id="31" w:name="_Toc191996157"/>
      <w:r w:rsidRPr="007B0BB0">
        <w:rPr>
          <w:rFonts w:hint="eastAsia"/>
        </w:rPr>
        <w:t>圖</w:t>
      </w:r>
      <w:r w:rsidRPr="007B0BB0">
        <w:rPr>
          <w:rFonts w:hint="eastAsia"/>
        </w:rPr>
        <w:t xml:space="preserve"> 1</w:t>
      </w:r>
      <w:r w:rsidRPr="007B0BB0">
        <w:noBreakHyphen/>
      </w:r>
      <w:r w:rsidRPr="007B0BB0">
        <w:fldChar w:fldCharType="begin"/>
      </w:r>
      <w:r w:rsidRPr="007B0BB0">
        <w:instrText xml:space="preserve"> </w:instrText>
      </w:r>
      <w:r w:rsidRPr="007B0BB0">
        <w:rPr>
          <w:rFonts w:hint="eastAsia"/>
        </w:rPr>
        <w:instrText xml:space="preserve">SEQ </w:instrText>
      </w:r>
      <w:r w:rsidRPr="007B0BB0">
        <w:rPr>
          <w:rFonts w:hint="eastAsia"/>
        </w:rPr>
        <w:instrText>圖</w:instrText>
      </w:r>
      <w:r w:rsidRPr="007B0BB0">
        <w:rPr>
          <w:rFonts w:hint="eastAsia"/>
        </w:rPr>
        <w:instrText xml:space="preserve"> \* ARABIC \s 1</w:instrText>
      </w:r>
      <w:r w:rsidRPr="007B0BB0">
        <w:instrText xml:space="preserve"> </w:instrText>
      </w:r>
      <w:r w:rsidRPr="007B0BB0">
        <w:fldChar w:fldCharType="separate"/>
      </w:r>
      <w:r w:rsidR="00E90F37">
        <w:rPr>
          <w:noProof/>
        </w:rPr>
        <w:t>1</w:t>
      </w:r>
      <w:r w:rsidRPr="007B0BB0">
        <w:fldChar w:fldCharType="end"/>
      </w:r>
      <w:r w:rsidRPr="007B0BB0">
        <w:rPr>
          <w:rFonts w:hint="eastAsia"/>
        </w:rPr>
        <w:t xml:space="preserve"> </w:t>
      </w:r>
      <w:r>
        <w:rPr>
          <w:rFonts w:hint="eastAsia"/>
        </w:rPr>
        <w:t>計畫</w:t>
      </w:r>
      <w:r w:rsidRPr="007B0BB0">
        <w:rPr>
          <w:rFonts w:hint="eastAsia"/>
        </w:rPr>
        <w:t>架構圖</w:t>
      </w:r>
      <w:bookmarkEnd w:id="31"/>
    </w:p>
    <w:p w14:paraId="5BA1313F" w14:textId="77777777" w:rsidR="001927D8" w:rsidRDefault="00386523">
      <w:pPr>
        <w:pStyle w:val="20"/>
      </w:pPr>
      <w:bookmarkStart w:id="32" w:name="_Toc191987966"/>
      <w:r>
        <w:rPr>
          <w:rFonts w:hint="eastAsia"/>
        </w:rPr>
        <w:t>計畫時程</w:t>
      </w:r>
      <w:bookmarkEnd w:id="32"/>
    </w:p>
    <w:p w14:paraId="51EB26EF" w14:textId="45D36C42" w:rsidR="001927D8" w:rsidRDefault="00386523" w:rsidP="00A17D4D">
      <w:pPr>
        <w:pStyle w:val="23"/>
      </w:pPr>
      <w:r>
        <w:rPr>
          <w:rFonts w:hint="eastAsia"/>
        </w:rPr>
        <w:t>本委託計畫</w:t>
      </w:r>
      <w:r w:rsidR="009A4673" w:rsidRPr="009A4673">
        <w:rPr>
          <w:rFonts w:hint="eastAsia"/>
        </w:rPr>
        <w:t>自決標次日起至民國</w:t>
      </w:r>
      <w:r w:rsidR="001F2E77">
        <w:rPr>
          <w:rFonts w:hint="eastAsia"/>
        </w:rPr>
        <w:t>11</w:t>
      </w:r>
      <w:r w:rsidR="00C13E60">
        <w:rPr>
          <w:rFonts w:hint="eastAsia"/>
        </w:rPr>
        <w:t>4</w:t>
      </w:r>
      <w:r w:rsidR="009A4673" w:rsidRPr="009A4673">
        <w:rPr>
          <w:rFonts w:hint="eastAsia"/>
        </w:rPr>
        <w:t>年</w:t>
      </w:r>
      <w:r w:rsidR="001F2E77">
        <w:rPr>
          <w:rFonts w:hint="eastAsia"/>
        </w:rPr>
        <w:t>1</w:t>
      </w:r>
      <w:r w:rsidR="00A17D4D">
        <w:t>2</w:t>
      </w:r>
      <w:r w:rsidR="009A4673" w:rsidRPr="009A4673">
        <w:rPr>
          <w:rFonts w:hint="eastAsia"/>
        </w:rPr>
        <w:t>月</w:t>
      </w:r>
      <w:r w:rsidR="001F2E77">
        <w:rPr>
          <w:rFonts w:hint="eastAsia"/>
        </w:rPr>
        <w:t>1</w:t>
      </w:r>
      <w:r w:rsidR="009A4673" w:rsidRPr="009A4673">
        <w:rPr>
          <w:rFonts w:hint="eastAsia"/>
        </w:rPr>
        <w:t>日</w:t>
      </w:r>
      <w:r w:rsidR="009A4673">
        <w:rPr>
          <w:rFonts w:hint="eastAsia"/>
        </w:rPr>
        <w:t>完成</w:t>
      </w:r>
      <w:r>
        <w:rPr>
          <w:rFonts w:hint="eastAsia"/>
        </w:rPr>
        <w:t>。</w:t>
      </w:r>
    </w:p>
    <w:p w14:paraId="454191FD" w14:textId="77777777" w:rsidR="001927D8" w:rsidRDefault="001F2E77">
      <w:pPr>
        <w:pStyle w:val="20"/>
      </w:pPr>
      <w:bookmarkStart w:id="33" w:name="_Ref131723190"/>
      <w:bookmarkStart w:id="34" w:name="_Toc191987967"/>
      <w:r>
        <w:rPr>
          <w:rFonts w:hint="eastAsia"/>
        </w:rPr>
        <w:t>計畫範圍</w:t>
      </w:r>
      <w:bookmarkEnd w:id="33"/>
      <w:bookmarkEnd w:id="34"/>
    </w:p>
    <w:p w14:paraId="7F8A77B7" w14:textId="1C568159" w:rsidR="00272556" w:rsidRDefault="00C13E60" w:rsidP="00272556">
      <w:pPr>
        <w:pStyle w:val="23"/>
      </w:pPr>
      <w:r w:rsidRPr="00C13E60">
        <w:rPr>
          <w:rFonts w:hint="eastAsia"/>
        </w:rPr>
        <w:t>下列水土保持教育宣導工作項目，其宣導及活動時程與活動辦理方式，請廠商規劃，新北市政府農業局（以下簡稱</w:t>
      </w:r>
      <w:r>
        <w:rPr>
          <w:rFonts w:hint="eastAsia"/>
        </w:rPr>
        <w:t>貴</w:t>
      </w:r>
      <w:r w:rsidRPr="00C13E60">
        <w:rPr>
          <w:rFonts w:hint="eastAsia"/>
        </w:rPr>
        <w:t>局）擁有最終決定權。</w:t>
      </w:r>
      <w:r w:rsidR="00272556">
        <w:rPr>
          <w:rFonts w:hint="eastAsia"/>
        </w:rPr>
        <w:t>工作項目共計</w:t>
      </w:r>
      <w:r w:rsidR="00272556">
        <w:rPr>
          <w:rFonts w:hint="eastAsia"/>
        </w:rPr>
        <w:t>9</w:t>
      </w:r>
      <w:r w:rsidR="00272556">
        <w:rPr>
          <w:rFonts w:hint="eastAsia"/>
        </w:rPr>
        <w:t>大項，如下：</w:t>
      </w:r>
    </w:p>
    <w:p w14:paraId="7E1F9B64" w14:textId="58BF3212" w:rsidR="00272556" w:rsidRPr="009A4673" w:rsidRDefault="00C13E60" w:rsidP="00272556">
      <w:pPr>
        <w:pStyle w:val="3"/>
        <w:spacing w:before="190"/>
      </w:pPr>
      <w:r w:rsidRPr="00C13E60">
        <w:rPr>
          <w:rFonts w:hint="eastAsia"/>
        </w:rPr>
        <w:tab/>
      </w:r>
      <w:r w:rsidRPr="00C13E60">
        <w:rPr>
          <w:rFonts w:hint="eastAsia"/>
        </w:rPr>
        <w:t>配合本市小學、社區辦理宣導活動</w:t>
      </w:r>
      <w:r w:rsidRPr="00C13E60">
        <w:rPr>
          <w:rFonts w:hint="eastAsia"/>
        </w:rPr>
        <w:t>2</w:t>
      </w:r>
      <w:r w:rsidRPr="00C13E60">
        <w:rPr>
          <w:rFonts w:hint="eastAsia"/>
        </w:rPr>
        <w:t>場次：推薦本市國小參加農村水保署水土保持酷學校徵選及挹注農村水保署新北市轄內水土保持酷學校相關宣導活動，協助本市教育局及防災輔導團所推薦之</w:t>
      </w:r>
      <w:r w:rsidRPr="00C13E60">
        <w:rPr>
          <w:rFonts w:hint="eastAsia"/>
        </w:rPr>
        <w:t>2</w:t>
      </w:r>
      <w:r w:rsidRPr="00C13E60">
        <w:rPr>
          <w:rFonts w:hint="eastAsia"/>
        </w:rPr>
        <w:t>所有意願參與「水土保持酷學校－種子學校推廣計畫」之學校，得標廠商應輔導學校準備徵選文件，讓這些有意願付出的學校能一起推動環境教育、防災教育及多元特色整合等學校，透過課程教學融入與體驗，逐步擴及周邊社區與鄰近學校，達到水土保持、坡地防災、大規模崩塌及農村再生概念扎根及擴散之目的。</w:t>
      </w:r>
    </w:p>
    <w:p w14:paraId="1D994B88" w14:textId="14221F87" w:rsidR="00272556" w:rsidRDefault="00272556" w:rsidP="00272556">
      <w:pPr>
        <w:pStyle w:val="3"/>
        <w:spacing w:before="190"/>
      </w:pPr>
      <w:r w:rsidRPr="002F3B94">
        <w:rPr>
          <w:rFonts w:hint="eastAsia"/>
        </w:rPr>
        <w:tab/>
      </w:r>
      <w:r w:rsidR="00C13E60" w:rsidRPr="00C13E60">
        <w:rPr>
          <w:rFonts w:hint="eastAsia"/>
        </w:rPr>
        <w:t>水土保持酷學校合作推廣</w:t>
      </w:r>
      <w:r w:rsidR="00C13E60" w:rsidRPr="00C13E60">
        <w:rPr>
          <w:rFonts w:hint="eastAsia"/>
        </w:rPr>
        <w:t>6</w:t>
      </w:r>
      <w:r w:rsidR="00C13E60" w:rsidRPr="00C13E60">
        <w:rPr>
          <w:rFonts w:hint="eastAsia"/>
        </w:rPr>
        <w:t>場次。</w:t>
      </w:r>
    </w:p>
    <w:p w14:paraId="1CF37228" w14:textId="09439B27" w:rsidR="00272556" w:rsidRDefault="00C13E60" w:rsidP="00C13E60">
      <w:pPr>
        <w:pStyle w:val="4"/>
        <w:spacing w:before="190"/>
      </w:pPr>
      <w:r w:rsidRPr="00C13E60">
        <w:rPr>
          <w:rFonts w:hint="eastAsia"/>
        </w:rPr>
        <w:lastRenderedPageBreak/>
        <w:t>結合本市酷學校、防災學校或在地國小，合作辦理水土保持與防災教育宣導，除沿襲過去現有教材使用外，亦可在既有教材基礎上延伸發想，相關活動辦理水土保持教育宣導活動</w:t>
      </w:r>
      <w:r w:rsidRPr="00C13E60">
        <w:rPr>
          <w:rFonts w:hint="eastAsia"/>
        </w:rPr>
        <w:t>6</w:t>
      </w:r>
      <w:r w:rsidRPr="00C13E60">
        <w:rPr>
          <w:rFonts w:hint="eastAsia"/>
        </w:rPr>
        <w:t>場（總參與人數須達</w:t>
      </w:r>
      <w:r w:rsidRPr="00C13E60">
        <w:rPr>
          <w:rFonts w:hint="eastAsia"/>
        </w:rPr>
        <w:t>180</w:t>
      </w:r>
      <w:r w:rsidRPr="00C13E60">
        <w:rPr>
          <w:rFonts w:hint="eastAsia"/>
        </w:rPr>
        <w:t>人）。</w:t>
      </w:r>
    </w:p>
    <w:p w14:paraId="426F2287" w14:textId="00034B94" w:rsidR="00272556" w:rsidRDefault="00C13E60" w:rsidP="00272556">
      <w:pPr>
        <w:pStyle w:val="4"/>
        <w:spacing w:before="190"/>
      </w:pPr>
      <w:r w:rsidRPr="00C13E60">
        <w:rPr>
          <w:rFonts w:hint="eastAsia"/>
        </w:rPr>
        <w:tab/>
      </w:r>
      <w:r w:rsidRPr="00C13E60">
        <w:rPr>
          <w:rFonts w:hint="eastAsia"/>
        </w:rPr>
        <w:t>教育宣導內容須包含課程內容流程設計及文宣資料等，每場宣導實際宣導時間至少</w:t>
      </w:r>
      <w:r w:rsidRPr="00C13E60">
        <w:rPr>
          <w:rFonts w:hint="eastAsia"/>
        </w:rPr>
        <w:t>30</w:t>
      </w:r>
      <w:r w:rsidRPr="00C13E60">
        <w:rPr>
          <w:rFonts w:hint="eastAsia"/>
        </w:rPr>
        <w:t>分鐘</w:t>
      </w:r>
      <w:r w:rsidRPr="00C13E60">
        <w:rPr>
          <w:rFonts w:hint="eastAsia"/>
        </w:rPr>
        <w:t>(</w:t>
      </w:r>
      <w:r w:rsidRPr="00C13E60">
        <w:rPr>
          <w:rFonts w:hint="eastAsia"/>
        </w:rPr>
        <w:t>不包含場地佈置時間等</w:t>
      </w:r>
      <w:r w:rsidRPr="00C13E60">
        <w:rPr>
          <w:rFonts w:hint="eastAsia"/>
        </w:rPr>
        <w:t>)</w:t>
      </w:r>
      <w:r w:rsidRPr="00C13E60">
        <w:rPr>
          <w:rFonts w:hint="eastAsia"/>
        </w:rPr>
        <w:t>。</w:t>
      </w:r>
    </w:p>
    <w:p w14:paraId="3C8C5F26" w14:textId="1C092431" w:rsidR="00272556" w:rsidRDefault="00C13E60" w:rsidP="00272556">
      <w:pPr>
        <w:pStyle w:val="4"/>
        <w:spacing w:before="190"/>
      </w:pPr>
      <w:r w:rsidRPr="00C13E60">
        <w:rPr>
          <w:rFonts w:hint="eastAsia"/>
        </w:rPr>
        <w:tab/>
      </w:r>
      <w:r w:rsidRPr="00C13E60">
        <w:rPr>
          <w:rFonts w:hint="eastAsia"/>
        </w:rPr>
        <w:t>需於</w:t>
      </w:r>
      <w:r w:rsidR="00164759">
        <w:rPr>
          <w:rFonts w:hint="eastAsia"/>
        </w:rPr>
        <w:t>企劃書</w:t>
      </w:r>
      <w:r w:rsidRPr="00C13E60">
        <w:rPr>
          <w:rFonts w:hint="eastAsia"/>
        </w:rPr>
        <w:t>中提供宣導方式、互動方法等，另宣導規劃內容、時間、教材及地點等相關詳細內容，需與本局商討議定之。</w:t>
      </w:r>
    </w:p>
    <w:p w14:paraId="702B00EE" w14:textId="77777777" w:rsidR="00272556" w:rsidRDefault="00272556" w:rsidP="00272556">
      <w:pPr>
        <w:pStyle w:val="3"/>
        <w:spacing w:before="190"/>
      </w:pPr>
      <w:r w:rsidRPr="002F3B94">
        <w:rPr>
          <w:rFonts w:hint="eastAsia"/>
        </w:rPr>
        <w:tab/>
      </w:r>
      <w:r w:rsidRPr="00A0234C">
        <w:rPr>
          <w:rFonts w:hint="eastAsia"/>
        </w:rPr>
        <w:t>配合農村水保署主題性活動設攤</w:t>
      </w:r>
      <w:r w:rsidRPr="00A0234C">
        <w:rPr>
          <w:rFonts w:hint="eastAsia"/>
        </w:rPr>
        <w:t>4</w:t>
      </w:r>
      <w:r w:rsidRPr="00A0234C">
        <w:rPr>
          <w:rFonts w:hint="eastAsia"/>
        </w:rPr>
        <w:t>場</w:t>
      </w:r>
    </w:p>
    <w:p w14:paraId="3CCF9948" w14:textId="5F636E45" w:rsidR="00272556" w:rsidRPr="002F3B94" w:rsidRDefault="00272556" w:rsidP="0080713B">
      <w:pPr>
        <w:pStyle w:val="4"/>
        <w:numPr>
          <w:ilvl w:val="0"/>
          <w:numId w:val="29"/>
        </w:numPr>
        <w:spacing w:before="190"/>
      </w:pPr>
      <w:r w:rsidRPr="00A0234C">
        <w:rPr>
          <w:rFonts w:hint="eastAsia"/>
        </w:rPr>
        <w:t>水土保持教育推廣活動</w:t>
      </w:r>
      <w:r w:rsidRPr="00A0234C">
        <w:rPr>
          <w:rFonts w:hint="eastAsia"/>
        </w:rPr>
        <w:t>(</w:t>
      </w:r>
      <w:r w:rsidRPr="00A0234C">
        <w:rPr>
          <w:rFonts w:hint="eastAsia"/>
        </w:rPr>
        <w:t>實體</w:t>
      </w:r>
      <w:r w:rsidRPr="00A0234C">
        <w:rPr>
          <w:rFonts w:hint="eastAsia"/>
        </w:rPr>
        <w:t>)</w:t>
      </w:r>
      <w:r w:rsidRPr="00A0234C">
        <w:rPr>
          <w:rFonts w:hint="eastAsia"/>
        </w:rPr>
        <w:t>：依照</w:t>
      </w:r>
      <w:r w:rsidR="00C13E60">
        <w:rPr>
          <w:rFonts w:hint="eastAsia"/>
        </w:rPr>
        <w:t>貴</w:t>
      </w:r>
      <w:r w:rsidRPr="00A0234C">
        <w:rPr>
          <w:rFonts w:hint="eastAsia"/>
        </w:rPr>
        <w:t>局活動需求，協助參與水土保持教育宣導設攤活動</w:t>
      </w:r>
      <w:r w:rsidRPr="00A0234C">
        <w:rPr>
          <w:rFonts w:hint="eastAsia"/>
        </w:rPr>
        <w:t>4</w:t>
      </w:r>
      <w:r w:rsidRPr="00A0234C">
        <w:rPr>
          <w:rFonts w:hint="eastAsia"/>
        </w:rPr>
        <w:t>場次。</w:t>
      </w:r>
    </w:p>
    <w:p w14:paraId="03382B83" w14:textId="4C654C9A" w:rsidR="00272556" w:rsidRPr="002F3B94" w:rsidRDefault="00272556" w:rsidP="00272556">
      <w:pPr>
        <w:pStyle w:val="4"/>
        <w:spacing w:before="190"/>
      </w:pPr>
      <w:r w:rsidRPr="002F3B94">
        <w:rPr>
          <w:rFonts w:hint="eastAsia"/>
        </w:rPr>
        <w:tab/>
      </w:r>
      <w:r w:rsidRPr="002F3B94">
        <w:rPr>
          <w:rFonts w:hint="eastAsia"/>
        </w:rPr>
        <w:tab/>
      </w:r>
      <w:r w:rsidRPr="00A0234C">
        <w:rPr>
          <w:rFonts w:hint="eastAsia"/>
        </w:rPr>
        <w:t>設攤活動規劃含人力支援、展攤佈置及相關物品、宣導品及保險</w:t>
      </w:r>
      <w:r w:rsidRPr="002F3B94">
        <w:rPr>
          <w:rFonts w:hint="eastAsia"/>
        </w:rPr>
        <w:t>。</w:t>
      </w:r>
    </w:p>
    <w:p w14:paraId="1CE9F797" w14:textId="6E4D7123" w:rsidR="00272556" w:rsidRDefault="00272556" w:rsidP="00272556">
      <w:pPr>
        <w:pStyle w:val="4"/>
        <w:spacing w:before="190"/>
      </w:pPr>
      <w:r w:rsidRPr="002F3B94">
        <w:rPr>
          <w:rFonts w:hint="eastAsia"/>
        </w:rPr>
        <w:tab/>
      </w:r>
      <w:r w:rsidRPr="00A0234C">
        <w:rPr>
          <w:rFonts w:hint="eastAsia"/>
        </w:rPr>
        <w:t>宣導品以</w:t>
      </w:r>
      <w:r w:rsidR="00C13E60">
        <w:rPr>
          <w:rFonts w:hint="eastAsia"/>
        </w:rPr>
        <w:t>貴</w:t>
      </w:r>
      <w:r w:rsidRPr="00A0234C">
        <w:rPr>
          <w:rFonts w:hint="eastAsia"/>
        </w:rPr>
        <w:t>局吉祥物山寶妹或松果兒以及相關之主題設計製作文宣品，作為宣導推廣活動發送使用，數量</w:t>
      </w:r>
      <w:r w:rsidRPr="00A0234C">
        <w:rPr>
          <w:rFonts w:hint="eastAsia"/>
        </w:rPr>
        <w:t>800</w:t>
      </w:r>
      <w:r w:rsidRPr="00A0234C">
        <w:rPr>
          <w:rFonts w:hint="eastAsia"/>
        </w:rPr>
        <w:t>份。</w:t>
      </w:r>
    </w:p>
    <w:p w14:paraId="56CC1BC5" w14:textId="77777777" w:rsidR="00272556" w:rsidRPr="002F3B94" w:rsidRDefault="00272556" w:rsidP="00272556">
      <w:pPr>
        <w:pStyle w:val="4"/>
        <w:spacing w:before="190"/>
      </w:pPr>
      <w:r w:rsidRPr="00A0234C">
        <w:rPr>
          <w:rFonts w:hint="eastAsia"/>
        </w:rPr>
        <w:t>依甲方指定設攤內容應與甲方商討議定之。</w:t>
      </w:r>
    </w:p>
    <w:p w14:paraId="6F524315" w14:textId="77777777" w:rsidR="00272556" w:rsidRPr="009A4673" w:rsidRDefault="00272556" w:rsidP="00272556">
      <w:pPr>
        <w:pStyle w:val="3"/>
        <w:spacing w:before="190"/>
      </w:pPr>
      <w:r w:rsidRPr="00A0234C">
        <w:rPr>
          <w:rFonts w:hint="eastAsia"/>
        </w:rPr>
        <w:t>以現有已開發教材教案運用推廣並優化既有教具。</w:t>
      </w:r>
    </w:p>
    <w:p w14:paraId="41E479C2" w14:textId="41DDE4CD" w:rsidR="00272556" w:rsidRDefault="00C13E60" w:rsidP="0080713B">
      <w:pPr>
        <w:pStyle w:val="4"/>
        <w:numPr>
          <w:ilvl w:val="0"/>
          <w:numId w:val="30"/>
        </w:numPr>
        <w:spacing w:before="190"/>
      </w:pPr>
      <w:r w:rsidRPr="00C13E60">
        <w:rPr>
          <w:rFonts w:hint="eastAsia"/>
        </w:rPr>
        <w:t>針對「新北水保探險島</w:t>
      </w:r>
      <w:r w:rsidRPr="00C13E60">
        <w:rPr>
          <w:rFonts w:hint="eastAsia"/>
        </w:rPr>
        <w:t xml:space="preserve"> Gather Town </w:t>
      </w:r>
      <w:r w:rsidRPr="00C13E60">
        <w:rPr>
          <w:rFonts w:hint="eastAsia"/>
        </w:rPr>
        <w:t>線上平台」提供優化建議，加入農村社區元素，並以國際化形式呈現，增加地圖豐富度及連結性，詳細需與本局討論後執行。</w:t>
      </w:r>
    </w:p>
    <w:p w14:paraId="751FEE80" w14:textId="0F769751" w:rsidR="00272556" w:rsidRPr="000C5D2D" w:rsidRDefault="00272556" w:rsidP="00272556">
      <w:pPr>
        <w:pStyle w:val="4"/>
        <w:spacing w:before="190"/>
      </w:pPr>
      <w:r w:rsidRPr="000C5D2D">
        <w:rPr>
          <w:rFonts w:hint="eastAsia"/>
        </w:rPr>
        <w:tab/>
      </w:r>
      <w:r w:rsidR="00C13E60" w:rsidRPr="00C13E60">
        <w:rPr>
          <w:rFonts w:hint="eastAsia"/>
        </w:rPr>
        <w:t>除</w:t>
      </w:r>
      <w:r w:rsidR="00C13E60" w:rsidRPr="00C13E60">
        <w:rPr>
          <w:rFonts w:hint="eastAsia"/>
        </w:rPr>
        <w:t xml:space="preserve"> Gather Town </w:t>
      </w:r>
      <w:r w:rsidR="00C13E60" w:rsidRPr="00C13E60">
        <w:rPr>
          <w:rFonts w:hint="eastAsia"/>
        </w:rPr>
        <w:t>線上平台地圖展示外需規劃線上宣導方案及內部人員線下辦理互動辦法及教育訓練。</w:t>
      </w:r>
    </w:p>
    <w:p w14:paraId="650D9B56" w14:textId="77777777" w:rsidR="00272556" w:rsidRPr="000C5D2D" w:rsidRDefault="00272556" w:rsidP="00272556">
      <w:pPr>
        <w:pStyle w:val="4"/>
        <w:spacing w:before="190"/>
      </w:pPr>
      <w:r w:rsidRPr="000C5D2D">
        <w:rPr>
          <w:rFonts w:hint="eastAsia"/>
        </w:rPr>
        <w:lastRenderedPageBreak/>
        <w:tab/>
      </w:r>
      <w:r w:rsidRPr="000C5D2D">
        <w:rPr>
          <w:rFonts w:hint="eastAsia"/>
        </w:rPr>
        <w:t>需提供過去實際執行之經驗說明。</w:t>
      </w:r>
    </w:p>
    <w:p w14:paraId="560D0F61" w14:textId="122E9EA5" w:rsidR="00272556" w:rsidRPr="009A4673" w:rsidRDefault="00272556" w:rsidP="00272556">
      <w:pPr>
        <w:pStyle w:val="4"/>
        <w:spacing w:before="190"/>
      </w:pPr>
      <w:r w:rsidRPr="000C5D2D">
        <w:rPr>
          <w:rFonts w:hint="eastAsia"/>
        </w:rPr>
        <w:t>相關詳細內容，需與</w:t>
      </w:r>
      <w:r w:rsidR="00C13E60">
        <w:rPr>
          <w:rFonts w:hint="eastAsia"/>
        </w:rPr>
        <w:t>貴</w:t>
      </w:r>
      <w:r w:rsidRPr="000C5D2D">
        <w:rPr>
          <w:rFonts w:hint="eastAsia"/>
        </w:rPr>
        <w:t>局商討議定之。</w:t>
      </w:r>
    </w:p>
    <w:p w14:paraId="4E13CD9C" w14:textId="77777777" w:rsidR="00272556" w:rsidRDefault="00272556" w:rsidP="00272556">
      <w:pPr>
        <w:pStyle w:val="3"/>
        <w:spacing w:before="190"/>
      </w:pPr>
      <w:bookmarkStart w:id="35" w:name="_Ref166002978"/>
      <w:r w:rsidRPr="00A0234C">
        <w:rPr>
          <w:rFonts w:hint="eastAsia"/>
        </w:rPr>
        <w:t>建置本市線上互動遊戲一式</w:t>
      </w:r>
      <w:bookmarkEnd w:id="35"/>
    </w:p>
    <w:p w14:paraId="68C3BD8D" w14:textId="77777777" w:rsidR="00272556" w:rsidRDefault="00272556" w:rsidP="0080713B">
      <w:pPr>
        <w:pStyle w:val="4"/>
        <w:numPr>
          <w:ilvl w:val="0"/>
          <w:numId w:val="31"/>
        </w:numPr>
        <w:spacing w:before="190"/>
      </w:pPr>
      <w:r w:rsidRPr="00A0234C">
        <w:rPr>
          <w:rFonts w:hint="eastAsia"/>
        </w:rPr>
        <w:tab/>
      </w:r>
      <w:r w:rsidRPr="00A0234C">
        <w:rPr>
          <w:rFonts w:hint="eastAsia"/>
        </w:rPr>
        <w:t>建置水土保持線上互動遊戲一款，主要以水土保持相關議題作為主軸，並加入農村元素。</w:t>
      </w:r>
    </w:p>
    <w:p w14:paraId="384BA8EF" w14:textId="58C31474" w:rsidR="00272556" w:rsidRDefault="00272556" w:rsidP="00272556">
      <w:pPr>
        <w:pStyle w:val="4"/>
        <w:spacing w:before="190"/>
      </w:pPr>
      <w:r w:rsidRPr="00A0234C">
        <w:rPr>
          <w:rFonts w:hint="eastAsia"/>
        </w:rPr>
        <w:t>本款線上互動遊戲必須與過去本市線上教材有連結及關聯性，除了能獨立搭配教育宣導使用外，另需協助置入於「新北水保探險島</w:t>
      </w:r>
      <w:r w:rsidRPr="00A0234C">
        <w:rPr>
          <w:rFonts w:hint="eastAsia"/>
        </w:rPr>
        <w:t xml:space="preserve"> </w:t>
      </w:r>
      <w:r w:rsidR="00334A38">
        <w:rPr>
          <w:rFonts w:hint="eastAsia"/>
        </w:rPr>
        <w:t>Gather Town</w:t>
      </w:r>
      <w:r w:rsidRPr="00A0234C">
        <w:rPr>
          <w:rFonts w:hint="eastAsia"/>
        </w:rPr>
        <w:t xml:space="preserve"> </w:t>
      </w:r>
      <w:r w:rsidRPr="00A0234C">
        <w:rPr>
          <w:rFonts w:hint="eastAsia"/>
        </w:rPr>
        <w:t>線上平台」顯示。</w:t>
      </w:r>
    </w:p>
    <w:p w14:paraId="499CA314" w14:textId="2E93DB0A" w:rsidR="00272556" w:rsidRPr="00A0234C" w:rsidRDefault="00C13E60" w:rsidP="002F5718">
      <w:pPr>
        <w:pStyle w:val="3"/>
        <w:spacing w:before="190"/>
      </w:pPr>
      <w:r w:rsidRPr="00C13E60">
        <w:rPr>
          <w:rFonts w:hint="eastAsia"/>
        </w:rPr>
        <w:t>與新北市政府教育局合作，搭配本市線上互動遊戲，辦理線上推廣活動</w:t>
      </w:r>
      <w:r w:rsidRPr="00C13E60">
        <w:rPr>
          <w:rFonts w:hint="eastAsia"/>
        </w:rPr>
        <w:t>1</w:t>
      </w:r>
      <w:r w:rsidRPr="00C13E60">
        <w:rPr>
          <w:rFonts w:hint="eastAsia"/>
        </w:rPr>
        <w:t>場次。</w:t>
      </w:r>
      <w:r w:rsidRPr="00C13E60">
        <w:rPr>
          <w:rFonts w:hint="eastAsia"/>
        </w:rPr>
        <w:t>(</w:t>
      </w:r>
      <w:r w:rsidRPr="00C13E60">
        <w:rPr>
          <w:rFonts w:hint="eastAsia"/>
        </w:rPr>
        <w:t>含獎品</w:t>
      </w:r>
      <w:r w:rsidRPr="00C13E60">
        <w:rPr>
          <w:rFonts w:hint="eastAsia"/>
        </w:rPr>
        <w:t>)</w:t>
      </w:r>
    </w:p>
    <w:p w14:paraId="0BB481C9" w14:textId="77777777" w:rsidR="00C13E60" w:rsidRDefault="00272556" w:rsidP="00C13E60">
      <w:pPr>
        <w:pStyle w:val="3"/>
        <w:spacing w:before="190"/>
      </w:pPr>
      <w:r w:rsidRPr="009A4673">
        <w:t>水土保持宣導影片拍攝</w:t>
      </w:r>
    </w:p>
    <w:p w14:paraId="57644D17" w14:textId="5BEC1A29" w:rsidR="00272556" w:rsidRPr="000C5D2D" w:rsidRDefault="00C13E60" w:rsidP="00C13E60">
      <w:pPr>
        <w:pStyle w:val="4"/>
        <w:numPr>
          <w:ilvl w:val="0"/>
          <w:numId w:val="35"/>
        </w:numPr>
        <w:spacing w:before="190"/>
      </w:pPr>
      <w:r w:rsidRPr="00C13E60">
        <w:rPr>
          <w:rFonts w:hint="eastAsia"/>
        </w:rPr>
        <w:tab/>
      </w:r>
      <w:r w:rsidRPr="00C13E60">
        <w:rPr>
          <w:rFonts w:hint="eastAsia"/>
        </w:rPr>
        <w:t>配合本局相關媒體行銷拍攝水土保持宣導短片</w:t>
      </w:r>
      <w:r w:rsidRPr="00C13E60">
        <w:rPr>
          <w:rFonts w:hint="eastAsia"/>
        </w:rPr>
        <w:t>(</w:t>
      </w:r>
      <w:r w:rsidRPr="00C13E60">
        <w:rPr>
          <w:rFonts w:hint="eastAsia"/>
        </w:rPr>
        <w:t>片長約</w:t>
      </w:r>
      <w:r w:rsidRPr="00C13E60">
        <w:rPr>
          <w:rFonts w:hint="eastAsia"/>
        </w:rPr>
        <w:t>1</w:t>
      </w:r>
      <w:r w:rsidRPr="00C13E60">
        <w:rPr>
          <w:rFonts w:hint="eastAsia"/>
        </w:rPr>
        <w:t>分</w:t>
      </w:r>
      <w:r w:rsidRPr="00C13E60">
        <w:rPr>
          <w:rFonts w:hint="eastAsia"/>
        </w:rPr>
        <w:t>30</w:t>
      </w:r>
      <w:r w:rsidRPr="00C13E60">
        <w:rPr>
          <w:rFonts w:hint="eastAsia"/>
        </w:rPr>
        <w:t>秒至</w:t>
      </w:r>
      <w:r w:rsidRPr="00C13E60">
        <w:rPr>
          <w:rFonts w:hint="eastAsia"/>
        </w:rPr>
        <w:t>3</w:t>
      </w:r>
      <w:r w:rsidRPr="00C13E60">
        <w:rPr>
          <w:rFonts w:hint="eastAsia"/>
        </w:rPr>
        <w:t>分鐘</w:t>
      </w:r>
      <w:r w:rsidRPr="00C13E60">
        <w:rPr>
          <w:rFonts w:hint="eastAsia"/>
        </w:rPr>
        <w:t>)</w:t>
      </w:r>
      <w:r w:rsidRPr="00C13E60">
        <w:rPr>
          <w:rFonts w:hint="eastAsia"/>
        </w:rPr>
        <w:t>內。</w:t>
      </w:r>
    </w:p>
    <w:p w14:paraId="3DEE5EBF" w14:textId="598B31B5" w:rsidR="00272556" w:rsidRDefault="00C13E60" w:rsidP="00C13E60">
      <w:pPr>
        <w:pStyle w:val="4"/>
        <w:spacing w:before="190"/>
      </w:pPr>
      <w:r w:rsidRPr="00C13E60">
        <w:rPr>
          <w:rFonts w:hint="eastAsia"/>
        </w:rPr>
        <w:t>短片內容須具有創意、趣味、活力，或結合時事元素等。相關詳細內容和腳本應與</w:t>
      </w:r>
      <w:r w:rsidR="00827E59">
        <w:rPr>
          <w:rFonts w:hint="eastAsia"/>
        </w:rPr>
        <w:t>貴</w:t>
      </w:r>
      <w:r w:rsidRPr="00C13E60">
        <w:rPr>
          <w:rFonts w:hint="eastAsia"/>
        </w:rPr>
        <w:t>局商討議定之。</w:t>
      </w:r>
    </w:p>
    <w:p w14:paraId="7CB594BB" w14:textId="2B322BF0" w:rsidR="00272556" w:rsidRPr="009A4673" w:rsidRDefault="00272556" w:rsidP="00A41ED6">
      <w:pPr>
        <w:pStyle w:val="3"/>
        <w:spacing w:before="190"/>
        <w:jc w:val="both"/>
      </w:pPr>
      <w:r w:rsidRPr="00A0234C">
        <w:rPr>
          <w:rFonts w:hint="eastAsia"/>
        </w:rPr>
        <w:t>農村水保親子一日體驗營</w:t>
      </w:r>
      <w:r w:rsidRPr="00A0234C">
        <w:rPr>
          <w:rFonts w:hint="eastAsia"/>
        </w:rPr>
        <w:t>1</w:t>
      </w:r>
      <w:r w:rsidRPr="00A0234C">
        <w:rPr>
          <w:rFonts w:hint="eastAsia"/>
        </w:rPr>
        <w:t>場（需包含水保或環境教育知識），須結合水保酷學校，包含地點企劃、活動規劃、交通及餐食、報名及行銷、保險等，參與人數至少為</w:t>
      </w:r>
      <w:r w:rsidRPr="00A0234C">
        <w:rPr>
          <w:rFonts w:hint="eastAsia"/>
        </w:rPr>
        <w:t>60</w:t>
      </w:r>
      <w:r w:rsidRPr="00A0234C">
        <w:rPr>
          <w:rFonts w:hint="eastAsia"/>
        </w:rPr>
        <w:t>人，以強化轄區酷學校與在地農村社區等環境教育場域連結，相關詳細內容，需與</w:t>
      </w:r>
      <w:r w:rsidR="00827E59">
        <w:rPr>
          <w:rFonts w:hint="eastAsia"/>
        </w:rPr>
        <w:t>貴</w:t>
      </w:r>
      <w:r w:rsidRPr="00A0234C">
        <w:rPr>
          <w:rFonts w:hint="eastAsia"/>
        </w:rPr>
        <w:t>局商討議定之。</w:t>
      </w:r>
    </w:p>
    <w:p w14:paraId="5D17D7D9" w14:textId="77777777" w:rsidR="00272556" w:rsidRPr="009A4673" w:rsidRDefault="00272556" w:rsidP="00272556">
      <w:pPr>
        <w:pStyle w:val="3"/>
        <w:spacing w:before="190"/>
      </w:pPr>
      <w:r w:rsidRPr="009A4673">
        <w:rPr>
          <w:rFonts w:hint="eastAsia"/>
        </w:rPr>
        <w:t>多媒體廣告行銷規劃</w:t>
      </w:r>
    </w:p>
    <w:p w14:paraId="76C07ADE" w14:textId="77777777" w:rsidR="00272556" w:rsidRPr="009A4673" w:rsidRDefault="00272556" w:rsidP="0080713B">
      <w:pPr>
        <w:pStyle w:val="4"/>
        <w:numPr>
          <w:ilvl w:val="0"/>
          <w:numId w:val="33"/>
        </w:numPr>
        <w:spacing w:before="190"/>
      </w:pPr>
      <w:r w:rsidRPr="009A4673">
        <w:rPr>
          <w:rFonts w:hint="eastAsia"/>
        </w:rPr>
        <w:t>針對上述內容規劃執行媒體行銷方案</w:t>
      </w:r>
    </w:p>
    <w:p w14:paraId="51368B16" w14:textId="77777777" w:rsidR="00272556" w:rsidRPr="009A4673" w:rsidRDefault="00272556" w:rsidP="00272556">
      <w:pPr>
        <w:pStyle w:val="4"/>
        <w:spacing w:before="190"/>
      </w:pPr>
      <w:r w:rsidRPr="009A4673">
        <w:rPr>
          <w:rFonts w:hint="eastAsia"/>
        </w:rPr>
        <w:lastRenderedPageBreak/>
        <w:t>需包含</w:t>
      </w:r>
      <w:r w:rsidRPr="009A4673">
        <w:rPr>
          <w:rFonts w:hint="eastAsia"/>
        </w:rPr>
        <w:t>2</w:t>
      </w:r>
      <w:r w:rsidRPr="009A4673">
        <w:rPr>
          <w:rFonts w:hint="eastAsia"/>
        </w:rPr>
        <w:t>種以上的行銷規劃方式</w:t>
      </w:r>
    </w:p>
    <w:p w14:paraId="3482AF52" w14:textId="77777777" w:rsidR="00272556" w:rsidRPr="009A4673" w:rsidRDefault="00272556" w:rsidP="00272556">
      <w:pPr>
        <w:pStyle w:val="4"/>
        <w:spacing w:before="190"/>
      </w:pPr>
      <w:r w:rsidRPr="009A4673">
        <w:rPr>
          <w:rFonts w:hint="eastAsia"/>
        </w:rPr>
        <w:t>配合單位製作相關行銷之素材、文案內容至少</w:t>
      </w:r>
      <w:r w:rsidRPr="009A4673">
        <w:rPr>
          <w:rFonts w:hint="eastAsia"/>
        </w:rPr>
        <w:t>1</w:t>
      </w:r>
      <w:r>
        <w:rPr>
          <w:rFonts w:hint="eastAsia"/>
        </w:rPr>
        <w:t>0</w:t>
      </w:r>
      <w:r w:rsidRPr="009A4673">
        <w:rPr>
          <w:rFonts w:hint="eastAsia"/>
        </w:rPr>
        <w:t>篇，</w:t>
      </w:r>
      <w:r w:rsidRPr="009A4673">
        <w:t>並提供相關活動宣導品。</w:t>
      </w:r>
    </w:p>
    <w:p w14:paraId="148CBEF3" w14:textId="0DFCF723" w:rsidR="00272556" w:rsidRPr="009A4673" w:rsidRDefault="00272556" w:rsidP="00272556">
      <w:pPr>
        <w:pStyle w:val="4"/>
        <w:spacing w:before="190"/>
      </w:pPr>
      <w:r w:rsidRPr="009A4673">
        <w:t>新聞稿撰寫需配合本局依據契約進度撰寫，並予</w:t>
      </w:r>
      <w:r w:rsidR="00827E59">
        <w:rPr>
          <w:rFonts w:hint="eastAsia"/>
        </w:rPr>
        <w:t>貴局</w:t>
      </w:r>
      <w:r w:rsidRPr="009A4673">
        <w:t>審核後由</w:t>
      </w:r>
      <w:r w:rsidR="00827E59">
        <w:rPr>
          <w:rFonts w:hint="eastAsia"/>
        </w:rPr>
        <w:t>貴局</w:t>
      </w:r>
      <w:r w:rsidRPr="009A4673">
        <w:t>發佈新聞稿，另前述工作項目</w:t>
      </w:r>
      <w:r w:rsidRPr="009A4673">
        <w:t>(</w:t>
      </w:r>
      <w:r w:rsidRPr="009A4673">
        <w:t>一</w:t>
      </w:r>
      <w:r w:rsidRPr="009A4673">
        <w:t>)~(</w:t>
      </w:r>
      <w:r w:rsidRPr="009A4673">
        <w:t>六</w:t>
      </w:r>
      <w:r w:rsidRPr="009A4673">
        <w:t>)</w:t>
      </w:r>
      <w:r w:rsidRPr="009A4673">
        <w:t>至少</w:t>
      </w:r>
      <w:r w:rsidRPr="009A4673">
        <w:t>4</w:t>
      </w:r>
      <w:r w:rsidRPr="009A4673">
        <w:t>篇以上。</w:t>
      </w:r>
    </w:p>
    <w:p w14:paraId="0ABAE9AE" w14:textId="77777777" w:rsidR="00827E59" w:rsidRDefault="00272556" w:rsidP="0001721E">
      <w:pPr>
        <w:pStyle w:val="4"/>
        <w:spacing w:before="190"/>
      </w:pPr>
      <w:r w:rsidRPr="009A4673">
        <w:t>於</w:t>
      </w:r>
      <w:r w:rsidR="00827E59">
        <w:rPr>
          <w:rFonts w:hint="eastAsia"/>
        </w:rPr>
        <w:t>貴</w:t>
      </w:r>
      <w:r w:rsidRPr="009A4673">
        <w:t>局所屬社群媒體辦理廣告推播及宣傳。</w:t>
      </w:r>
    </w:p>
    <w:p w14:paraId="12CBB827" w14:textId="469DD5EB" w:rsidR="00090D05" w:rsidRDefault="00272556" w:rsidP="00BD0F1F">
      <w:pPr>
        <w:pStyle w:val="4"/>
        <w:spacing w:before="190"/>
        <w:sectPr w:rsidR="00090D05" w:rsidSect="0010123C">
          <w:footerReference w:type="default" r:id="rId20"/>
          <w:pgSz w:w="11906" w:h="16838"/>
          <w:pgMar w:top="1440" w:right="1800" w:bottom="1440" w:left="1800" w:header="680" w:footer="992" w:gutter="0"/>
          <w:cols w:space="425"/>
          <w:docGrid w:type="lines" w:linePitch="381"/>
        </w:sectPr>
      </w:pPr>
      <w:r w:rsidRPr="009A4673">
        <w:t>相關詳細內容，需</w:t>
      </w:r>
      <w:r w:rsidR="00827E59">
        <w:rPr>
          <w:rFonts w:hint="eastAsia"/>
        </w:rPr>
        <w:t>與貴</w:t>
      </w:r>
      <w:r w:rsidRPr="009A4673">
        <w:t>局商討議定之</w:t>
      </w:r>
      <w:r w:rsidR="009A4673" w:rsidRPr="009A4673">
        <w:t>。</w:t>
      </w:r>
    </w:p>
    <w:p w14:paraId="2C645B41" w14:textId="77777777" w:rsidR="001927D8" w:rsidRDefault="00386523">
      <w:pPr>
        <w:pStyle w:val="1"/>
      </w:pPr>
      <w:bookmarkStart w:id="36" w:name="_Toc122427351"/>
      <w:bookmarkStart w:id="37" w:name="_Toc90513401"/>
      <w:bookmarkStart w:id="38" w:name="_Ref62655936"/>
      <w:bookmarkStart w:id="39" w:name="_Ref62655948"/>
      <w:bookmarkStart w:id="40" w:name="_Ref62655943"/>
      <w:bookmarkStart w:id="41" w:name="_Ref62655941"/>
      <w:bookmarkStart w:id="42" w:name="_Toc191987968"/>
      <w:bookmarkEnd w:id="36"/>
      <w:bookmarkEnd w:id="37"/>
      <w:r>
        <w:rPr>
          <w:rFonts w:hint="eastAsia"/>
        </w:rPr>
        <w:lastRenderedPageBreak/>
        <w:t>專案執行規劃</w:t>
      </w:r>
      <w:bookmarkEnd w:id="38"/>
      <w:bookmarkEnd w:id="39"/>
      <w:bookmarkEnd w:id="40"/>
      <w:bookmarkEnd w:id="41"/>
      <w:bookmarkEnd w:id="42"/>
    </w:p>
    <w:p w14:paraId="210D911A" w14:textId="77777777" w:rsidR="000C5D2D" w:rsidRDefault="00386523">
      <w:pPr>
        <w:pStyle w:val="20"/>
      </w:pPr>
      <w:bookmarkStart w:id="43" w:name="_Ref122537492"/>
      <w:bookmarkStart w:id="44" w:name="_Ref122537501"/>
      <w:bookmarkStart w:id="45" w:name="_Toc191987969"/>
      <w:r>
        <w:rPr>
          <w:rFonts w:hint="eastAsia"/>
        </w:rPr>
        <w:t>工作構想與對策</w:t>
      </w:r>
      <w:bookmarkStart w:id="46" w:name="_Ref61526367"/>
      <w:bookmarkEnd w:id="43"/>
      <w:bookmarkEnd w:id="44"/>
      <w:bookmarkEnd w:id="45"/>
    </w:p>
    <w:p w14:paraId="208446AC" w14:textId="77777777" w:rsidR="000C5D2D" w:rsidRDefault="000C5D2D" w:rsidP="000C5D2D">
      <w:pPr>
        <w:pStyle w:val="23"/>
      </w:pPr>
      <w:r>
        <w:rPr>
          <w:rFonts w:hint="eastAsia"/>
        </w:rPr>
        <w:t>分析本計畫執行成功關鍵及其策略，本團隊提出</w:t>
      </w:r>
      <w:r w:rsidR="00610354">
        <w:rPr>
          <w:rFonts w:hint="eastAsia"/>
        </w:rPr>
        <w:t>以</w:t>
      </w:r>
      <w:r>
        <w:rPr>
          <w:rFonts w:hint="eastAsia"/>
        </w:rPr>
        <w:t>下說明：</w:t>
      </w:r>
    </w:p>
    <w:p w14:paraId="52A54F42" w14:textId="2875FAFE" w:rsidR="00850CAB" w:rsidRDefault="00850CAB" w:rsidP="00DA7607">
      <w:pPr>
        <w:pStyle w:val="3"/>
        <w:spacing w:before="190"/>
      </w:pPr>
      <w:r>
        <w:rPr>
          <w:rFonts w:hint="eastAsia"/>
        </w:rPr>
        <w:t>本團隊</w:t>
      </w:r>
      <w:r w:rsidR="00BB1B63">
        <w:rPr>
          <w:rFonts w:hint="eastAsia"/>
        </w:rPr>
        <w:t>為</w:t>
      </w:r>
      <w:r w:rsidR="00BB1B63">
        <w:rPr>
          <w:rFonts w:hint="eastAsia"/>
        </w:rPr>
        <w:t>112-113</w:t>
      </w:r>
      <w:r w:rsidR="00BB1B63">
        <w:rPr>
          <w:rFonts w:hint="eastAsia"/>
        </w:rPr>
        <w:t>年</w:t>
      </w:r>
      <w:r>
        <w:rPr>
          <w:rFonts w:hint="eastAsia"/>
        </w:rPr>
        <w:t>承攬團隊，</w:t>
      </w:r>
      <w:r w:rsidR="000268D6" w:rsidRPr="00DE695E">
        <w:t>具備</w:t>
      </w:r>
      <w:r w:rsidR="000268D6">
        <w:rPr>
          <w:rFonts w:hint="eastAsia"/>
        </w:rPr>
        <w:t>豐富</w:t>
      </w:r>
      <w:r w:rsidR="000268D6" w:rsidRPr="00DE695E">
        <w:rPr>
          <w:rFonts w:hint="eastAsia"/>
        </w:rPr>
        <w:t>經</w:t>
      </w:r>
      <w:r w:rsidR="000268D6" w:rsidRPr="00DE695E">
        <w:t>驗</w:t>
      </w:r>
      <w:r w:rsidR="00BB1B63">
        <w:rPr>
          <w:rFonts w:hint="eastAsia"/>
        </w:rPr>
        <w:t>與優化</w:t>
      </w:r>
      <w:r w:rsidR="000268D6">
        <w:rPr>
          <w:rFonts w:hint="eastAsia"/>
        </w:rPr>
        <w:t>之量能</w:t>
      </w:r>
    </w:p>
    <w:p w14:paraId="43B98C78" w14:textId="752EE83A" w:rsidR="00F04A4E" w:rsidRDefault="00850CAB" w:rsidP="00F04A4E">
      <w:pPr>
        <w:pStyle w:val="30"/>
        <w:jc w:val="both"/>
      </w:pPr>
      <w:r>
        <w:t>本計畫投標廠商「茁思科技股份有限公司」</w:t>
      </w:r>
      <w:r>
        <w:t>(</w:t>
      </w:r>
      <w:r>
        <w:t>以下稱茁思科技</w:t>
      </w:r>
      <w:r>
        <w:t>)</w:t>
      </w:r>
      <w:r>
        <w:rPr>
          <w:rFonts w:hint="eastAsia"/>
        </w:rPr>
        <w:t>，為</w:t>
      </w:r>
      <w:r w:rsidR="00BB1B63">
        <w:rPr>
          <w:rFonts w:hint="eastAsia"/>
        </w:rPr>
        <w:t>112-113</w:t>
      </w:r>
      <w:r w:rsidR="00BB1B63">
        <w:rPr>
          <w:rFonts w:hint="eastAsia"/>
        </w:rPr>
        <w:t>年「水</w:t>
      </w:r>
      <w:r w:rsidRPr="007A4C6B">
        <w:rPr>
          <w:rFonts w:hint="eastAsia"/>
        </w:rPr>
        <w:t>土保持戶外教學及多元化宣導計畫</w:t>
      </w:r>
      <w:r w:rsidRPr="00850CAB">
        <w:rPr>
          <w:rFonts w:hint="eastAsia"/>
        </w:rPr>
        <w:t>」承攬團隊</w:t>
      </w:r>
      <w:r>
        <w:rPr>
          <w:rFonts w:hint="eastAsia"/>
        </w:rPr>
        <w:t>，</w:t>
      </w:r>
      <w:r w:rsidR="00F04A4E" w:rsidRPr="008D6BFE">
        <w:rPr>
          <w:rFonts w:hint="eastAsia"/>
        </w:rPr>
        <w:t>與貴局歷次會議溝通討論，對於各項指派任務及要求，均戮力配合</w:t>
      </w:r>
      <w:r w:rsidR="00F04A4E">
        <w:rPr>
          <w:rFonts w:hint="eastAsia"/>
        </w:rPr>
        <w:t>；</w:t>
      </w:r>
      <w:r w:rsidR="00F04A4E" w:rsidRPr="008D6BFE">
        <w:rPr>
          <w:rFonts w:hint="eastAsia"/>
        </w:rPr>
        <w:t>以期如實如質滿足貴局對於</w:t>
      </w:r>
      <w:r w:rsidR="00F04A4E">
        <w:rPr>
          <w:rFonts w:hint="eastAsia"/>
        </w:rPr>
        <w:t>計劃</w:t>
      </w:r>
      <w:r w:rsidR="00F04A4E" w:rsidRPr="008D6BFE">
        <w:rPr>
          <w:rFonts w:hint="eastAsia"/>
        </w:rPr>
        <w:t>之期望，期間本團隊花費大量時間、心力，深入了解</w:t>
      </w:r>
      <w:r w:rsidR="00F04A4E">
        <w:rPr>
          <w:rFonts w:hint="eastAsia"/>
        </w:rPr>
        <w:t>貴局對於</w:t>
      </w:r>
      <w:r w:rsidR="00F04A4E" w:rsidRPr="00850CAB">
        <w:t>本計畫</w:t>
      </w:r>
      <w:r w:rsidR="00F04A4E">
        <w:rPr>
          <w:rFonts w:hint="eastAsia"/>
        </w:rPr>
        <w:t>的期待。</w:t>
      </w:r>
    </w:p>
    <w:p w14:paraId="5D1C3042" w14:textId="3E3A0F72" w:rsidR="005F5626" w:rsidRDefault="00AF243A" w:rsidP="005F5626">
      <w:pPr>
        <w:pStyle w:val="30"/>
      </w:pPr>
      <w:r w:rsidRPr="00AF243A">
        <w:rPr>
          <w:rFonts w:hint="eastAsia"/>
        </w:rPr>
        <w:t>從</w:t>
      </w:r>
      <w:r w:rsidR="003806EC">
        <w:rPr>
          <w:rFonts w:hint="eastAsia"/>
        </w:rPr>
        <w:t>1</w:t>
      </w:r>
      <w:r w:rsidR="003806EC">
        <w:t>12</w:t>
      </w:r>
      <w:r w:rsidR="003806EC">
        <w:rPr>
          <w:rFonts w:hint="eastAsia"/>
        </w:rPr>
        <w:t>年</w:t>
      </w:r>
      <w:r w:rsidR="003806EC">
        <w:rPr>
          <w:rFonts w:hint="eastAsia"/>
        </w:rPr>
        <w:t>5</w:t>
      </w:r>
      <w:r w:rsidR="003806EC">
        <w:rPr>
          <w:rFonts w:hint="eastAsia"/>
        </w:rPr>
        <w:t>月中旬</w:t>
      </w:r>
      <w:r w:rsidRPr="00AF243A">
        <w:rPr>
          <w:rFonts w:hint="eastAsia"/>
        </w:rPr>
        <w:t>接手</w:t>
      </w:r>
      <w:r>
        <w:rPr>
          <w:rFonts w:hint="eastAsia"/>
        </w:rPr>
        <w:t>計畫</w:t>
      </w:r>
      <w:r w:rsidRPr="00AF243A">
        <w:rPr>
          <w:rFonts w:hint="eastAsia"/>
        </w:rPr>
        <w:t>後，先未雨綢繆</w:t>
      </w:r>
      <w:r>
        <w:rPr>
          <w:rFonts w:hint="eastAsia"/>
        </w:rPr>
        <w:t>協助</w:t>
      </w:r>
      <w:r w:rsidR="00A72DD5">
        <w:rPr>
          <w:rFonts w:hint="eastAsia"/>
        </w:rPr>
        <w:t>貴局</w:t>
      </w:r>
      <w:r w:rsidRPr="00AF243A">
        <w:rPr>
          <w:rFonts w:hint="eastAsia"/>
        </w:rPr>
        <w:t>向</w:t>
      </w:r>
      <w:r>
        <w:rPr>
          <w:rFonts w:hint="eastAsia"/>
        </w:rPr>
        <w:t>農村發展及水土保持署</w:t>
      </w:r>
      <w:r>
        <w:rPr>
          <w:rFonts w:hint="eastAsia"/>
        </w:rPr>
        <w:t>(</w:t>
      </w:r>
      <w:r>
        <w:rPr>
          <w:rFonts w:hint="eastAsia"/>
        </w:rPr>
        <w:t>以下簡稱農村水保署</w:t>
      </w:r>
      <w:r>
        <w:rPr>
          <w:rFonts w:hint="eastAsia"/>
        </w:rPr>
        <w:t>)</w:t>
      </w:r>
      <w:r w:rsidRPr="00AF243A">
        <w:rPr>
          <w:rFonts w:hint="eastAsia"/>
        </w:rPr>
        <w:t>了解</w:t>
      </w:r>
      <w:r>
        <w:rPr>
          <w:rFonts w:hint="eastAsia"/>
        </w:rPr>
        <w:t>酷</w:t>
      </w:r>
      <w:r w:rsidRPr="00AF243A">
        <w:rPr>
          <w:rFonts w:hint="eastAsia"/>
        </w:rPr>
        <w:t>學校推廣的策略與機制，</w:t>
      </w:r>
      <w:r w:rsidR="005F5626">
        <w:rPr>
          <w:rFonts w:hint="eastAsia"/>
        </w:rPr>
        <w:t>同時連續兩年在有限的時間下，不僅敦促學校提供資料並同步輔以資料校正與徵選討論，同時更與酷學校執行團隊進行協商，克服徵選</w:t>
      </w:r>
      <w:r w:rsidR="005F5626" w:rsidRPr="003E45C3">
        <w:rPr>
          <w:rFonts w:hint="eastAsia"/>
        </w:rPr>
        <w:t>時間壓力，</w:t>
      </w:r>
      <w:r w:rsidR="005F5626">
        <w:rPr>
          <w:rFonts w:hint="eastAsia"/>
        </w:rPr>
        <w:t>展現本</w:t>
      </w:r>
      <w:r w:rsidR="005F5626" w:rsidRPr="003E45C3">
        <w:rPr>
          <w:rFonts w:hint="eastAsia"/>
        </w:rPr>
        <w:t>團隊效率</w:t>
      </w:r>
      <w:r w:rsidR="005F5626">
        <w:rPr>
          <w:rFonts w:hint="eastAsia"/>
        </w:rPr>
        <w:t>，連續兩年以協助輔導六所學校入選水保酷學校，擴大學校融入各式教學體驗，達到水土保持、坡地防災、大規模崩塌與農村再生概念扎根及擴散之目的。</w:t>
      </w:r>
    </w:p>
    <w:p w14:paraId="38C113B4" w14:textId="6FA415C3" w:rsidR="001E3C2A" w:rsidRDefault="005F5626" w:rsidP="001E3C2A">
      <w:pPr>
        <w:pStyle w:val="30"/>
      </w:pPr>
      <w:r>
        <w:rPr>
          <w:rFonts w:hint="eastAsia"/>
        </w:rPr>
        <w:t>在宣導活動上，本團隊在教材教具的持續優化與推陳出新，掌握學生的學習動機與競賽參與的心，成功創建虛實整合的水土保持教育模式，</w:t>
      </w:r>
      <w:r w:rsidRPr="005F5626">
        <w:rPr>
          <w:rFonts w:hint="eastAsia"/>
        </w:rPr>
        <w:t>透過新北水保探險島</w:t>
      </w:r>
      <w:r w:rsidRPr="005F5626">
        <w:rPr>
          <w:rFonts w:hint="eastAsia"/>
        </w:rPr>
        <w:t xml:space="preserve">Gather </w:t>
      </w:r>
      <w:r w:rsidR="00B6601F">
        <w:rPr>
          <w:rFonts w:hint="eastAsia"/>
        </w:rPr>
        <w:t>T</w:t>
      </w:r>
      <w:r w:rsidRPr="005F5626">
        <w:rPr>
          <w:rFonts w:hint="eastAsia"/>
        </w:rPr>
        <w:t>own</w:t>
      </w:r>
      <w:r w:rsidRPr="005F5626">
        <w:rPr>
          <w:rFonts w:hint="eastAsia"/>
        </w:rPr>
        <w:t>及收集吧</w:t>
      </w:r>
      <w:r w:rsidRPr="005F5626">
        <w:rPr>
          <w:rFonts w:hint="eastAsia"/>
        </w:rPr>
        <w:t>!</w:t>
      </w:r>
      <w:r w:rsidRPr="005F5626">
        <w:rPr>
          <w:rFonts w:hint="eastAsia"/>
        </w:rPr>
        <w:t>松果兒農村水保任務教具與線上線下活動相結合，提供學生多元化的學習體驗，並將水土保持知識融入日常生活中</w:t>
      </w:r>
      <w:r>
        <w:rPr>
          <w:rFonts w:hint="eastAsia"/>
        </w:rPr>
        <w:t>，</w:t>
      </w:r>
      <w:r w:rsidR="00A76324">
        <w:rPr>
          <w:rFonts w:hint="eastAsia"/>
        </w:rPr>
        <w:t>說明了本團隊之設計</w:t>
      </w:r>
      <w:r w:rsidR="00D35DB7">
        <w:rPr>
          <w:rFonts w:hint="eastAsia"/>
        </w:rPr>
        <w:t>規劃具備足夠能力，並且製作的教材</w:t>
      </w:r>
      <w:r w:rsidR="00A76324">
        <w:rPr>
          <w:rFonts w:hint="eastAsia"/>
        </w:rPr>
        <w:t>得到超乎預期的優良評價與回應</w:t>
      </w:r>
      <w:r>
        <w:rPr>
          <w:rFonts w:hint="eastAsia"/>
        </w:rPr>
        <w:t>。</w:t>
      </w:r>
    </w:p>
    <w:p w14:paraId="16D48CBF" w14:textId="2AC8AD93" w:rsidR="007C51F6" w:rsidRPr="00850CAB" w:rsidRDefault="00762381" w:rsidP="001E3C2A">
      <w:pPr>
        <w:pStyle w:val="30"/>
      </w:pPr>
      <w:r>
        <w:rPr>
          <w:rFonts w:hint="eastAsia"/>
        </w:rPr>
        <w:t>本</w:t>
      </w:r>
      <w:r w:rsidRPr="00762381">
        <w:rPr>
          <w:rFonts w:hint="eastAsia"/>
        </w:rPr>
        <w:t>團隊</w:t>
      </w:r>
      <w:r w:rsidR="001E3C2A">
        <w:rPr>
          <w:rFonts w:hint="eastAsia"/>
        </w:rPr>
        <w:t>在各項需與貴局溝通協調之執行項目，諸如與新北教育</w:t>
      </w:r>
      <w:r w:rsidR="001E3C2A">
        <w:rPr>
          <w:rFonts w:hint="eastAsia"/>
        </w:rPr>
        <w:lastRenderedPageBreak/>
        <w:t>局合作之推廣活動、宣導影片拍攝、農村水保親子一日體驗營等，皆保持高度配合與貴局積極討論，並且根據需求調整，包含長官致詞環節、頒獎橋段、互動帶領、政令布達甚至是協調各項場地租借、出機拍攝調整與封路申請、抑或是遭遇颱風的備案等事宜，皆第一時間啟動應變措施與備案調整，如期如質的完成各項任務，</w:t>
      </w:r>
      <w:r w:rsidR="00BE7AC8">
        <w:rPr>
          <w:rFonts w:hint="eastAsia"/>
        </w:rPr>
        <w:t>獲得貴局高度肯定，</w:t>
      </w:r>
      <w:r w:rsidR="00A41ED6">
        <w:rPr>
          <w:rFonts w:hint="eastAsia"/>
        </w:rPr>
        <w:t>展現本團隊</w:t>
      </w:r>
      <w:r w:rsidR="00A41ED6">
        <w:t>彈性調整</w:t>
      </w:r>
      <w:r w:rsidR="00A41ED6">
        <w:rPr>
          <w:rFonts w:hint="eastAsia"/>
        </w:rPr>
        <w:t>及</w:t>
      </w:r>
      <w:r w:rsidR="00A41ED6">
        <w:t>應變能力</w:t>
      </w:r>
      <w:r w:rsidR="00A41ED6">
        <w:rPr>
          <w:rFonts w:hint="eastAsia"/>
        </w:rPr>
        <w:t>。</w:t>
      </w:r>
    </w:p>
    <w:p w14:paraId="0D97FF1E" w14:textId="1A6376AE" w:rsidR="00DA7607" w:rsidRDefault="00DA7607" w:rsidP="00DA7607">
      <w:pPr>
        <w:pStyle w:val="3"/>
        <w:spacing w:before="190"/>
      </w:pPr>
      <w:r>
        <w:rPr>
          <w:rFonts w:hint="eastAsia"/>
        </w:rPr>
        <w:t>本團隊為</w:t>
      </w:r>
      <w:r w:rsidR="00850CAB">
        <w:rPr>
          <w:rFonts w:hint="eastAsia"/>
        </w:rPr>
        <w:t>水保署</w:t>
      </w:r>
      <w:r w:rsidR="00783591">
        <w:rPr>
          <w:rFonts w:hint="eastAsia"/>
        </w:rPr>
        <w:t>本署及</w:t>
      </w:r>
      <w:r w:rsidR="00AE46B7" w:rsidRPr="00AE46B7">
        <w:t>臺</w:t>
      </w:r>
      <w:r w:rsidR="00AE46B7">
        <w:rPr>
          <w:rFonts w:hint="eastAsia"/>
        </w:rPr>
        <w:t>中分</w:t>
      </w:r>
      <w:r w:rsidR="00850CAB">
        <w:rPr>
          <w:rFonts w:hint="eastAsia"/>
        </w:rPr>
        <w:t>署</w:t>
      </w:r>
      <w:r>
        <w:rPr>
          <w:rFonts w:hint="eastAsia"/>
        </w:rPr>
        <w:t>承攬團隊，具備豐富且完善之經驗及乘載量能</w:t>
      </w:r>
    </w:p>
    <w:p w14:paraId="1B22D214" w14:textId="729E9DBF" w:rsidR="00DA7607" w:rsidRDefault="00BC5C78" w:rsidP="00DA7607">
      <w:pPr>
        <w:pStyle w:val="30"/>
      </w:pPr>
      <w:r>
        <w:rPr>
          <w:rFonts w:hint="eastAsia"/>
        </w:rPr>
        <w:t>本團隊</w:t>
      </w:r>
      <w:r w:rsidR="00DA7607" w:rsidRPr="00DA7607">
        <w:rPr>
          <w:rFonts w:hint="eastAsia"/>
        </w:rPr>
        <w:t>與</w:t>
      </w:r>
      <w:r w:rsidR="00C25AB0">
        <w:rPr>
          <w:rFonts w:hint="eastAsia"/>
        </w:rPr>
        <w:t>農村水保署</w:t>
      </w:r>
      <w:r w:rsidR="006375AC">
        <w:rPr>
          <w:rFonts w:hint="eastAsia"/>
        </w:rPr>
        <w:t>從</w:t>
      </w:r>
      <w:r w:rsidR="006375AC">
        <w:rPr>
          <w:rFonts w:hint="eastAsia"/>
        </w:rPr>
        <w:t>1</w:t>
      </w:r>
      <w:r w:rsidR="006375AC">
        <w:t>10</w:t>
      </w:r>
      <w:r w:rsidR="006375AC">
        <w:rPr>
          <w:rFonts w:hint="eastAsia"/>
        </w:rPr>
        <w:t>年</w:t>
      </w:r>
      <w:r w:rsidR="000268D6">
        <w:rPr>
          <w:rFonts w:hint="eastAsia"/>
        </w:rPr>
        <w:t>合作至今四年，協助</w:t>
      </w:r>
      <w:r w:rsidR="00C25AB0">
        <w:rPr>
          <w:rFonts w:hint="eastAsia"/>
        </w:rPr>
        <w:t>農村水保署</w:t>
      </w:r>
      <w:r w:rsidR="00484BC6" w:rsidRPr="00484BC6">
        <w:rPr>
          <w:rFonts w:hint="eastAsia"/>
        </w:rPr>
        <w:t>運用與環景拍攝技術結合互動導覽體驗</w:t>
      </w:r>
      <w:r w:rsidR="00484BC6">
        <w:rPr>
          <w:rFonts w:hint="eastAsia"/>
        </w:rPr>
        <w:t>，</w:t>
      </w:r>
      <w:r w:rsidR="000268D6" w:rsidRPr="000268D6">
        <w:rPr>
          <w:rFonts w:hint="eastAsia"/>
        </w:rPr>
        <w:t>打造沉浸式體驗</w:t>
      </w:r>
      <w:r w:rsidR="00484BC6" w:rsidRPr="000268D6">
        <w:rPr>
          <w:rFonts w:hint="eastAsia"/>
        </w:rPr>
        <w:t>VR</w:t>
      </w:r>
      <w:r w:rsidR="00484BC6">
        <w:rPr>
          <w:rFonts w:hint="eastAsia"/>
        </w:rPr>
        <w:t>虛擬水保博物館</w:t>
      </w:r>
      <w:r w:rsidR="000268D6" w:rsidRPr="000268D6">
        <w:rPr>
          <w:rFonts w:hint="eastAsia"/>
        </w:rPr>
        <w:t>，</w:t>
      </w:r>
      <w:r w:rsidR="00484BC6" w:rsidRPr="00484BC6">
        <w:rPr>
          <w:rFonts w:hint="eastAsia"/>
        </w:rPr>
        <w:t>並且移植雲端網路，讓更多民眾能透過上網連線即能進行瀏覽體驗</w:t>
      </w:r>
      <w:r w:rsidR="00484BC6">
        <w:rPr>
          <w:rFonts w:hint="eastAsia"/>
        </w:rPr>
        <w:t>，</w:t>
      </w:r>
      <w:r w:rsidR="006375AC">
        <w:rPr>
          <w:rFonts w:hint="eastAsia"/>
        </w:rPr>
        <w:t>擴大宣導效益，並且在</w:t>
      </w:r>
      <w:r w:rsidR="006375AC">
        <w:rPr>
          <w:rFonts w:hint="eastAsia"/>
        </w:rPr>
        <w:t>1</w:t>
      </w:r>
      <w:r w:rsidR="006375AC">
        <w:t>11</w:t>
      </w:r>
      <w:r w:rsidR="006375AC">
        <w:rPr>
          <w:rFonts w:hint="eastAsia"/>
        </w:rPr>
        <w:t>年開始協助</w:t>
      </w:r>
      <w:r w:rsidR="00BA6A96">
        <w:rPr>
          <w:rFonts w:hint="eastAsia"/>
        </w:rPr>
        <w:t>農村水保署</w:t>
      </w:r>
      <w:r w:rsidR="006375AC">
        <w:rPr>
          <w:rFonts w:hint="eastAsia"/>
        </w:rPr>
        <w:t>進行水保酷學堂網站優化，</w:t>
      </w:r>
      <w:r w:rsidR="006375AC" w:rsidRPr="006375AC">
        <w:rPr>
          <w:rFonts w:hint="eastAsia"/>
        </w:rPr>
        <w:t>透過網頁</w:t>
      </w:r>
      <w:r w:rsidR="006375AC" w:rsidRPr="006375AC">
        <w:rPr>
          <w:rFonts w:hint="eastAsia"/>
        </w:rPr>
        <w:t>UI/UX</w:t>
      </w:r>
      <w:r w:rsidR="006375AC" w:rsidRPr="006375AC">
        <w:rPr>
          <w:rFonts w:hint="eastAsia"/>
        </w:rPr>
        <w:t>優化、資料盤點與規格化、系統更新及資安強化、經典教材之遊戲轉製、繪本電子化、建立期刊雜誌目錄等方式</w:t>
      </w:r>
      <w:r w:rsidR="0001496C">
        <w:rPr>
          <w:rFonts w:hint="eastAsia"/>
        </w:rPr>
        <w:t>，使水保酷學堂以全新樣貌呈現，至今年度持續朝向水保酷學</w:t>
      </w:r>
      <w:r w:rsidR="00183B94">
        <w:rPr>
          <w:rFonts w:hint="eastAsia"/>
        </w:rPr>
        <w:t>堂</w:t>
      </w:r>
      <w:r w:rsidR="0001496C">
        <w:rPr>
          <w:rFonts w:hint="eastAsia"/>
        </w:rPr>
        <w:t>全齡化體驗、資源共享、建立學習地圖等目標優化中；與</w:t>
      </w:r>
      <w:r w:rsidR="00BA6A96">
        <w:rPr>
          <w:rFonts w:hint="eastAsia"/>
        </w:rPr>
        <w:t>農村發展及水土保持署</w:t>
      </w:r>
      <w:r w:rsidR="00DA7607" w:rsidRPr="00DA7607">
        <w:rPr>
          <w:rFonts w:hint="eastAsia"/>
        </w:rPr>
        <w:t>臺中分</w:t>
      </w:r>
      <w:r>
        <w:rPr>
          <w:rFonts w:hint="eastAsia"/>
        </w:rPr>
        <w:t>署</w:t>
      </w:r>
      <w:r w:rsidR="00BA6A96">
        <w:rPr>
          <w:rFonts w:hint="eastAsia"/>
        </w:rPr>
        <w:t>(</w:t>
      </w:r>
      <w:r w:rsidR="00BA6A96">
        <w:rPr>
          <w:rFonts w:hint="eastAsia"/>
        </w:rPr>
        <w:t>以下簡稱臺中分署</w:t>
      </w:r>
      <w:r w:rsidR="00BA6A96">
        <w:rPr>
          <w:rFonts w:hint="eastAsia"/>
        </w:rPr>
        <w:t>)</w:t>
      </w:r>
      <w:r w:rsidR="00DA7607" w:rsidRPr="00DA7607">
        <w:rPr>
          <w:rFonts w:hint="eastAsia"/>
        </w:rPr>
        <w:t>合作</w:t>
      </w:r>
      <w:r>
        <w:rPr>
          <w:rFonts w:hint="eastAsia"/>
        </w:rPr>
        <w:t>七</w:t>
      </w:r>
      <w:r w:rsidR="00DA7607" w:rsidRPr="00DA7607">
        <w:rPr>
          <w:rFonts w:hint="eastAsia"/>
        </w:rPr>
        <w:t>年，</w:t>
      </w:r>
      <w:r w:rsidR="000F2A34" w:rsidRPr="000F2A34">
        <w:rPr>
          <w:rFonts w:hint="eastAsia"/>
        </w:rPr>
        <w:t>致力於水土保持教育推廣，</w:t>
      </w:r>
      <w:r w:rsidR="000F2A34">
        <w:rPr>
          <w:rFonts w:hint="eastAsia"/>
        </w:rPr>
        <w:t>進行</w:t>
      </w:r>
      <w:r w:rsidR="000F2A34" w:rsidRPr="000F2A34">
        <w:rPr>
          <w:rFonts w:hint="eastAsia"/>
        </w:rPr>
        <w:t>多項水土保持教育相關計畫，包括虛擬實境體驗館建置、教材教具開發、行動教具推廣等，並在</w:t>
      </w:r>
      <w:r w:rsidR="000F2A34">
        <w:rPr>
          <w:rFonts w:hint="eastAsia"/>
        </w:rPr>
        <w:t>1</w:t>
      </w:r>
      <w:r w:rsidR="000F2A34">
        <w:t>10</w:t>
      </w:r>
      <w:r w:rsidR="000F2A34" w:rsidRPr="000F2A34">
        <w:rPr>
          <w:rFonts w:hint="eastAsia"/>
        </w:rPr>
        <w:t>年新冠疫情期間</w:t>
      </w:r>
      <w:r w:rsidR="00375840" w:rsidRPr="00375840">
        <w:rPr>
          <w:rFonts w:hint="eastAsia"/>
        </w:rPr>
        <w:t>仍能臨危不斷，擬定企劃、評估現況、發揮創意構想創新有趣線上活動的辦理方式</w:t>
      </w:r>
      <w:r w:rsidR="00375840">
        <w:rPr>
          <w:rFonts w:hint="eastAsia"/>
        </w:rPr>
        <w:t>，</w:t>
      </w:r>
      <w:r w:rsidR="000F2A34" w:rsidRPr="000F2A34">
        <w:rPr>
          <w:rFonts w:hint="eastAsia"/>
        </w:rPr>
        <w:t>成功</w:t>
      </w:r>
      <w:r w:rsidR="00117152">
        <w:rPr>
          <w:rFonts w:hint="eastAsia"/>
        </w:rPr>
        <w:t>利用</w:t>
      </w:r>
      <w:r w:rsidR="00117152">
        <w:t>Gather(</w:t>
      </w:r>
      <w:r w:rsidR="00117152">
        <w:rPr>
          <w:rFonts w:hint="eastAsia"/>
        </w:rPr>
        <w:t>水保冒險島</w:t>
      </w:r>
      <w:r w:rsidR="00117152">
        <w:rPr>
          <w:rFonts w:hint="eastAsia"/>
        </w:rPr>
        <w:t>)</w:t>
      </w:r>
      <w:r w:rsidR="000F2A34" w:rsidRPr="000F2A34">
        <w:rPr>
          <w:rFonts w:hint="eastAsia"/>
        </w:rPr>
        <w:t>舉辦線上水保教育活動，</w:t>
      </w:r>
      <w:r w:rsidR="00375840" w:rsidRPr="00DA7607">
        <w:rPr>
          <w:rFonts w:hint="eastAsia"/>
        </w:rPr>
        <w:t>增添業務亮點</w:t>
      </w:r>
      <w:r w:rsidR="00375840">
        <w:rPr>
          <w:rFonts w:hint="eastAsia"/>
        </w:rPr>
        <w:t>，</w:t>
      </w:r>
      <w:r w:rsidR="000F2A34" w:rsidRPr="000F2A34">
        <w:rPr>
          <w:rFonts w:hint="eastAsia"/>
        </w:rPr>
        <w:t>獲得民眾熱烈迴響。</w:t>
      </w:r>
      <w:r w:rsidR="00D255DF">
        <w:rPr>
          <w:rFonts w:hint="eastAsia"/>
        </w:rPr>
        <w:t>而</w:t>
      </w:r>
      <w:r w:rsidR="00D255DF">
        <w:t>111</w:t>
      </w:r>
      <w:r w:rsidR="00D255DF">
        <w:rPr>
          <w:rFonts w:hint="eastAsia"/>
        </w:rPr>
        <w:t>年至</w:t>
      </w:r>
      <w:r w:rsidR="00D255DF">
        <w:rPr>
          <w:rFonts w:hint="eastAsia"/>
        </w:rPr>
        <w:t>1</w:t>
      </w:r>
      <w:r w:rsidR="00D255DF">
        <w:t>12</w:t>
      </w:r>
      <w:r w:rsidR="00D255DF">
        <w:rPr>
          <w:rFonts w:hint="eastAsia"/>
        </w:rPr>
        <w:t>年間，本團隊為臺中分</w:t>
      </w:r>
      <w:r w:rsidR="00F526DE">
        <w:rPr>
          <w:rFonts w:hint="eastAsia"/>
        </w:rPr>
        <w:t>署</w:t>
      </w:r>
      <w:r w:rsidR="00D255DF">
        <w:rPr>
          <w:rFonts w:hint="eastAsia"/>
        </w:rPr>
        <w:t>製作之科技教材已更趨完善，於此同時團隊協助將此教具以競賽、夏令營的模式大力推廣，</w:t>
      </w:r>
      <w:r w:rsidR="00D255DF">
        <w:rPr>
          <w:rFonts w:hint="eastAsia"/>
        </w:rPr>
        <w:lastRenderedPageBreak/>
        <w:t>並積極協助將教具與</w:t>
      </w:r>
      <w:r w:rsidR="00D255DF">
        <w:rPr>
          <w:rFonts w:hint="eastAsia"/>
        </w:rPr>
        <w:t>1</w:t>
      </w:r>
      <w:r w:rsidR="00D255DF">
        <w:t>08</w:t>
      </w:r>
      <w:r w:rsidR="00D255DF">
        <w:rPr>
          <w:rFonts w:hint="eastAsia"/>
        </w:rPr>
        <w:t>課綱結合，實地探訪酷學校示範基地，</w:t>
      </w:r>
      <w:r w:rsidR="00DA7607" w:rsidRPr="00DA7607">
        <w:rPr>
          <w:rFonts w:hint="eastAsia"/>
        </w:rPr>
        <w:t>藉由線上線下的串聯，虛實整合與技巧性布局安排，讓計畫皆發揮口碑渲染效應，顯見本團隊對於舉辦活動具備整體綜觀能力。</w:t>
      </w:r>
    </w:p>
    <w:p w14:paraId="21E21B3D" w14:textId="7912E7C1" w:rsidR="00483F10" w:rsidRDefault="00205D57" w:rsidP="00483F10">
      <w:pPr>
        <w:pStyle w:val="3"/>
        <w:spacing w:before="190"/>
      </w:pPr>
      <w:r w:rsidRPr="00205D57">
        <w:rPr>
          <w:rFonts w:hint="eastAsia"/>
        </w:rPr>
        <w:t>結合宣導經驗與科技教具，推動水土保持教育，深化偏鄉發展</w:t>
      </w:r>
    </w:p>
    <w:p w14:paraId="785A258C" w14:textId="1DE1EFD3" w:rsidR="00E1522F" w:rsidRPr="00E1522F" w:rsidRDefault="00205D57" w:rsidP="00A76324">
      <w:pPr>
        <w:pStyle w:val="30"/>
        <w:jc w:val="both"/>
      </w:pPr>
      <w:r w:rsidRPr="00205D57">
        <w:rPr>
          <w:rFonts w:hint="eastAsia"/>
        </w:rPr>
        <w:t>本團隊具備扎實的水土保持專業知識與豐富實務經驗，並持續精進專業能力。我們曾參訪多所優質學校與示範基地，深入研究水土保持教育的核心理念與實踐方式，致力於以多元教具媒材推動水土保持教育。透過互動科技與實體展覽等創新形式，我們營造豐富多樣的學習體驗，激發學童的學習興趣，同時讓民眾能在寓教於樂的環境中，輕鬆掌握正確的水土保持知識。此外，我們積極將這些科技教具應用於偏鄉學校，確保當地學童也能享有優質教育資源，縮小城鄉教育落差，促進永續發展。</w:t>
      </w:r>
    </w:p>
    <w:p w14:paraId="61909D8D" w14:textId="4A19DD8D" w:rsidR="00483F10" w:rsidRDefault="00205D57" w:rsidP="00483F10">
      <w:pPr>
        <w:pStyle w:val="3"/>
        <w:spacing w:before="190"/>
      </w:pPr>
      <w:r w:rsidRPr="00205D57">
        <w:rPr>
          <w:rFonts w:hint="eastAsia"/>
        </w:rPr>
        <w:t>精通政府專案運作，提供靈活服務與高效執行</w:t>
      </w:r>
    </w:p>
    <w:p w14:paraId="06FA7F00" w14:textId="52A9378B" w:rsidR="00D255DF" w:rsidRDefault="00205D57" w:rsidP="00183B94">
      <w:pPr>
        <w:pStyle w:val="30"/>
        <w:jc w:val="both"/>
      </w:pPr>
      <w:r w:rsidRPr="00205D57">
        <w:rPr>
          <w:rFonts w:hint="eastAsia"/>
        </w:rPr>
        <w:t>本團隊對水土保持領域擁有深厚的專業背景與豐富的實務經驗，團隊成員曾於農村水保署、臺中分署、臺北分署等相關水保機構服務，並與新北市政府消防局、稅務局、臺中市政府農業局、臺南市政府交通局等政府單位合作，參與多項教育宣導計畫，累積了豐富的專案執行經驗。我們熟悉政府機關的運作流程與活動規劃標準，能根據教育宣導活動的成效需求，提供具體可行的執行方案，並以彈性服務及即時技術支援，全力配合專案需求，確保計畫順利推動。</w:t>
      </w:r>
    </w:p>
    <w:p w14:paraId="52E6D7D3" w14:textId="77777777" w:rsidR="000C5D2D" w:rsidRDefault="000C5D2D" w:rsidP="000C5D2D">
      <w:pPr>
        <w:pStyle w:val="20"/>
      </w:pPr>
      <w:bookmarkStart w:id="47" w:name="_Ref131636201"/>
      <w:bookmarkStart w:id="48" w:name="_Toc191987970"/>
      <w:r>
        <w:rPr>
          <w:rFonts w:hint="eastAsia"/>
        </w:rPr>
        <w:t>工作項目規劃架構</w:t>
      </w:r>
      <w:bookmarkEnd w:id="47"/>
      <w:bookmarkEnd w:id="48"/>
    </w:p>
    <w:p w14:paraId="675606DB" w14:textId="77777777" w:rsidR="001D5C3D" w:rsidRDefault="001D5C3D" w:rsidP="000D3422">
      <w:pPr>
        <w:pStyle w:val="3"/>
        <w:spacing w:before="190"/>
      </w:pPr>
      <w:r w:rsidRPr="001D5C3D">
        <w:t>配合本市小學、社區辦理宣導活動</w:t>
      </w:r>
      <w:r w:rsidRPr="001D5C3D">
        <w:t>2</w:t>
      </w:r>
      <w:r w:rsidRPr="001D5C3D">
        <w:t>場次</w:t>
      </w:r>
      <w:r w:rsidRPr="001D5C3D">
        <w:rPr>
          <w:rFonts w:hint="eastAsia"/>
        </w:rPr>
        <w:t>：推薦本市國小參加農村水保署水土保持酷學校徵選及挹注農村水保署新北市轄內水土</w:t>
      </w:r>
      <w:r w:rsidRPr="001D5C3D">
        <w:rPr>
          <w:rFonts w:hint="eastAsia"/>
        </w:rPr>
        <w:lastRenderedPageBreak/>
        <w:t>保持酷學校相關宣導活動，</w:t>
      </w:r>
      <w:r w:rsidRPr="001D5C3D">
        <w:t>協助本市教育局及防災輔導團所推薦之</w:t>
      </w:r>
      <w:r w:rsidRPr="001D5C3D">
        <w:rPr>
          <w:rFonts w:hint="eastAsia"/>
        </w:rPr>
        <w:t>2</w:t>
      </w:r>
      <w:r w:rsidRPr="001D5C3D">
        <w:t>所有意願參與「水土保持酷學校－種子學校推廣計畫」之學校，得標廠商應輔導學校準備徵選文件，讓這些有意願付出的學校能一起推動環境教育、防災教育及多元特色整合等學校，透過課程教學融入與體驗，逐步擴及周邊社區與鄰近學校，達到水土保持、坡地防災、大規模崩塌及農村再生概念扎根及擴散之目的。</w:t>
      </w:r>
    </w:p>
    <w:p w14:paraId="016476B3" w14:textId="77777777" w:rsidR="000C5D2D" w:rsidRDefault="000C5D2D" w:rsidP="0080713B">
      <w:pPr>
        <w:pStyle w:val="4"/>
        <w:numPr>
          <w:ilvl w:val="0"/>
          <w:numId w:val="23"/>
        </w:numPr>
        <w:spacing w:before="190"/>
      </w:pPr>
      <w:r>
        <w:rPr>
          <w:rFonts w:hint="eastAsia"/>
        </w:rPr>
        <w:t>執行目標</w:t>
      </w:r>
    </w:p>
    <w:p w14:paraId="3934F0F0" w14:textId="54FC249D" w:rsidR="0002742E" w:rsidRPr="00DC68A3" w:rsidRDefault="0002742E" w:rsidP="0002742E">
      <w:pPr>
        <w:pStyle w:val="41"/>
      </w:pPr>
      <w:r w:rsidRPr="00DC68A3">
        <w:t>去年度，本團</w:t>
      </w:r>
      <w:r>
        <w:rPr>
          <w:rFonts w:hint="eastAsia"/>
        </w:rPr>
        <w:t>隊</w:t>
      </w:r>
      <w:r w:rsidRPr="00DC68A3">
        <w:t>於第九屆酷學校徵選計畫中，協助新北市板橋國小、新北市沙崙國小、新北市民義國小及新北市米倉國小等四所具多元校本特色之學校，成功成為酷學校新夥伴，並獲校方與師生高度肯定。</w:t>
      </w:r>
    </w:p>
    <w:p w14:paraId="062A5FB6" w14:textId="3C1C9506" w:rsidR="00C65270" w:rsidRDefault="0002742E" w:rsidP="0002742E">
      <w:pPr>
        <w:pStyle w:val="41"/>
      </w:pPr>
      <w:r w:rsidRPr="00DC68A3">
        <w:t>今年度，本團</w:t>
      </w:r>
      <w:r>
        <w:rPr>
          <w:rFonts w:hint="eastAsia"/>
        </w:rPr>
        <w:t>隊</w:t>
      </w:r>
      <w:r w:rsidRPr="00DC68A3">
        <w:t>將持續配合「水土保持酷學校－種子學校推廣計畫」，依據教育局及防災輔導團推薦之</w:t>
      </w:r>
      <w:r>
        <w:rPr>
          <w:rFonts w:hint="eastAsia"/>
        </w:rPr>
        <w:t>2</w:t>
      </w:r>
      <w:r w:rsidRPr="00DC68A3">
        <w:t>所具參與意願之學校，提供農村水土保持相關系列活動與科技教育平台，深入校園，協助申辦成為酷學校新夥伴。透過科技教學與互動體驗，逐步擴展至周邊社區與鄰近學校，推動水土保持、土石流防災及農村再生概念的深化與擴散。</w:t>
      </w:r>
    </w:p>
    <w:p w14:paraId="22A682D1" w14:textId="77777777" w:rsidR="002561AE" w:rsidRDefault="000C5D2D" w:rsidP="002561AE">
      <w:pPr>
        <w:pStyle w:val="4"/>
        <w:spacing w:before="190"/>
      </w:pPr>
      <w:r>
        <w:rPr>
          <w:rFonts w:hint="eastAsia"/>
        </w:rPr>
        <w:t>工作辦法</w:t>
      </w:r>
    </w:p>
    <w:p w14:paraId="68F545A7" w14:textId="35A9D198" w:rsidR="009D667A" w:rsidRDefault="0002742E" w:rsidP="009D667A">
      <w:pPr>
        <w:pStyle w:val="41"/>
      </w:pPr>
      <w:r w:rsidRPr="0002742E">
        <w:rPr>
          <w:rFonts w:hint="eastAsia"/>
        </w:rPr>
        <w:t>本團將依據教育局及防災輔導團推薦之學校名單，優先篩選綠色校園與偏鄉小學等具水土保持教育推廣潛力之學校，進行實地訪查，深入了解學校特色與需求。後續，將依據各校特性提供適切的輔導與資源，協助申請加入酷學校計畫，以促進水土保持教育的深化與在地落實。</w:t>
      </w:r>
    </w:p>
    <w:p w14:paraId="0101B660" w14:textId="539564E0" w:rsidR="004018BC" w:rsidRPr="00A72DD5" w:rsidRDefault="004018BC" w:rsidP="004018BC">
      <w:pPr>
        <w:pStyle w:val="5"/>
        <w:rPr>
          <w:spacing w:val="-6"/>
        </w:rPr>
      </w:pPr>
      <w:r w:rsidRPr="00A72DD5">
        <w:rPr>
          <w:rFonts w:hint="eastAsia"/>
          <w:spacing w:val="-6"/>
        </w:rPr>
        <w:t>預計協助對象</w:t>
      </w:r>
      <w:r w:rsidR="003720F1" w:rsidRPr="00A72DD5">
        <w:rPr>
          <w:rFonts w:hint="eastAsia"/>
          <w:spacing w:val="-6"/>
        </w:rPr>
        <w:t>，完整特色說明，請參閱「</w:t>
      </w:r>
      <w:r w:rsidR="003720F1" w:rsidRPr="00F648F1">
        <w:rPr>
          <w:rFonts w:hint="eastAsia"/>
          <w:spacing w:val="-6"/>
          <w:highlight w:val="yellow"/>
        </w:rPr>
        <w:t>附件</w:t>
      </w:r>
      <w:r w:rsidR="003720F1" w:rsidRPr="00F648F1">
        <w:rPr>
          <w:rFonts w:hint="eastAsia"/>
          <w:spacing w:val="-6"/>
          <w:highlight w:val="yellow"/>
        </w:rPr>
        <w:t xml:space="preserve"> </w:t>
      </w:r>
      <w:bookmarkStart w:id="49" w:name="_Hlk166200857"/>
      <w:r w:rsidR="00931ADF" w:rsidRPr="00F648F1">
        <w:rPr>
          <w:rFonts w:hint="eastAsia"/>
          <w:spacing w:val="-6"/>
          <w:highlight w:val="yellow"/>
        </w:rPr>
        <w:t>一、</w:t>
      </w:r>
      <w:bookmarkStart w:id="50" w:name="_Hlk191984893"/>
      <w:r w:rsidR="00603346" w:rsidRPr="00F648F1">
        <w:rPr>
          <w:highlight w:val="yellow"/>
        </w:rPr>
        <w:t>配合</w:t>
      </w:r>
      <w:r w:rsidR="00603346" w:rsidRPr="00F648F1">
        <w:rPr>
          <w:highlight w:val="yellow"/>
        </w:rPr>
        <w:lastRenderedPageBreak/>
        <w:t>本市小學、社區辦理宣導活動</w:t>
      </w:r>
      <w:r w:rsidR="00603346" w:rsidRPr="00F648F1">
        <w:rPr>
          <w:highlight w:val="yellow"/>
        </w:rPr>
        <w:t>2</w:t>
      </w:r>
      <w:r w:rsidR="00603346" w:rsidRPr="00F648F1">
        <w:rPr>
          <w:highlight w:val="yellow"/>
        </w:rPr>
        <w:t>場次</w:t>
      </w:r>
      <w:bookmarkEnd w:id="49"/>
      <w:bookmarkEnd w:id="50"/>
      <w:r w:rsidR="003720F1" w:rsidRPr="00A72DD5">
        <w:rPr>
          <w:rFonts w:hint="eastAsia"/>
          <w:spacing w:val="-6"/>
        </w:rPr>
        <w:t>」</w:t>
      </w:r>
      <w:r w:rsidRPr="00A72DD5">
        <w:rPr>
          <w:rFonts w:hint="eastAsia"/>
          <w:spacing w:val="-6"/>
        </w:rPr>
        <w:t>：</w:t>
      </w:r>
    </w:p>
    <w:p w14:paraId="086F2A87" w14:textId="08245117" w:rsidR="004018BC" w:rsidRDefault="004018BC" w:rsidP="004018BC">
      <w:pPr>
        <w:pStyle w:val="6"/>
      </w:pPr>
      <w:r>
        <w:rPr>
          <w:rFonts w:hint="eastAsia"/>
        </w:rPr>
        <w:t>新北市</w:t>
      </w:r>
      <w:r w:rsidR="0002742E">
        <w:rPr>
          <w:rFonts w:hint="eastAsia"/>
        </w:rPr>
        <w:t>淡水區新市國小</w:t>
      </w:r>
    </w:p>
    <w:p w14:paraId="0B2D08D6" w14:textId="066BF30D" w:rsidR="004018BC" w:rsidRDefault="0002742E" w:rsidP="004018BC">
      <w:pPr>
        <w:pStyle w:val="61"/>
      </w:pPr>
      <w:r>
        <w:rPr>
          <w:rFonts w:hint="eastAsia"/>
        </w:rPr>
        <w:t>該校為</w:t>
      </w:r>
      <w:r w:rsidRPr="00205CCE">
        <w:rPr>
          <w:rFonts w:hint="eastAsia"/>
        </w:rPr>
        <w:t>教育部綠色學校、新北市</w:t>
      </w:r>
      <w:r w:rsidRPr="00205CCE">
        <w:rPr>
          <w:rFonts w:hint="eastAsia"/>
        </w:rPr>
        <w:t xml:space="preserve"> 11</w:t>
      </w:r>
      <w:r w:rsidRPr="00D72548">
        <w:t>3</w:t>
      </w:r>
      <w:r w:rsidRPr="00205CCE">
        <w:rPr>
          <w:rFonts w:hint="eastAsia"/>
        </w:rPr>
        <w:t xml:space="preserve"> </w:t>
      </w:r>
      <w:r w:rsidRPr="00205CCE">
        <w:rPr>
          <w:rFonts w:hint="eastAsia"/>
        </w:rPr>
        <w:t>年度教育部防學校</w:t>
      </w:r>
      <w:r>
        <w:rPr>
          <w:rFonts w:hint="eastAsia"/>
        </w:rPr>
        <w:t>。</w:t>
      </w:r>
    </w:p>
    <w:p w14:paraId="0803127C" w14:textId="7EB2850E" w:rsidR="007338CD" w:rsidRDefault="007338CD" w:rsidP="007338CD">
      <w:pPr>
        <w:pStyle w:val="6"/>
      </w:pPr>
      <w:r w:rsidRPr="00A53A24">
        <w:rPr>
          <w:rFonts w:hint="eastAsia"/>
        </w:rPr>
        <w:t>新北市</w:t>
      </w:r>
      <w:r w:rsidR="0002742E">
        <w:rPr>
          <w:rFonts w:hint="eastAsia"/>
        </w:rPr>
        <w:t>新店區青潭國小</w:t>
      </w:r>
    </w:p>
    <w:p w14:paraId="677F7994" w14:textId="67A767D4" w:rsidR="00C97165" w:rsidRDefault="0002742E" w:rsidP="007338CD">
      <w:pPr>
        <w:pStyle w:val="61"/>
      </w:pPr>
      <w:r>
        <w:rPr>
          <w:rFonts w:hint="eastAsia"/>
        </w:rPr>
        <w:t>該校為</w:t>
      </w:r>
      <w:r w:rsidRPr="00205CCE">
        <w:rPr>
          <w:rFonts w:hint="eastAsia"/>
        </w:rPr>
        <w:t>教育部綠色學校、新北市</w:t>
      </w:r>
      <w:r w:rsidRPr="00205CCE">
        <w:rPr>
          <w:rFonts w:hint="eastAsia"/>
        </w:rPr>
        <w:t xml:space="preserve"> 11</w:t>
      </w:r>
      <w:r w:rsidRPr="00D72548">
        <w:t>3</w:t>
      </w:r>
      <w:r w:rsidRPr="00205CCE">
        <w:rPr>
          <w:rFonts w:hint="eastAsia"/>
        </w:rPr>
        <w:t xml:space="preserve"> </w:t>
      </w:r>
      <w:r w:rsidRPr="00205CCE">
        <w:rPr>
          <w:rFonts w:hint="eastAsia"/>
        </w:rPr>
        <w:t>年度教育部防學校</w:t>
      </w:r>
      <w:r>
        <w:rPr>
          <w:rFonts w:hint="eastAsia"/>
        </w:rPr>
        <w:t>。</w:t>
      </w:r>
    </w:p>
    <w:p w14:paraId="247DFB4A" w14:textId="0CEBE8D9" w:rsidR="00C60789" w:rsidRDefault="00C60789" w:rsidP="00837D9E">
      <w:pPr>
        <w:pStyle w:val="aff7"/>
      </w:pPr>
      <w:bookmarkStart w:id="51" w:name="_Toc191987983"/>
      <w:r>
        <w:t>表</w:t>
      </w:r>
      <w:r>
        <w:t xml:space="preserve"> </w:t>
      </w:r>
      <w:r w:rsidR="00837D9E">
        <w:rPr>
          <w:rFonts w:hint="eastAsia"/>
        </w:rPr>
        <w:t>2</w:t>
      </w:r>
      <w:r>
        <w:noBreakHyphen/>
      </w:r>
      <w:r>
        <w:fldChar w:fldCharType="begin"/>
      </w:r>
      <w:r>
        <w:instrText xml:space="preserve"> SEQ </w:instrText>
      </w:r>
      <w:r>
        <w:instrText>表</w:instrText>
      </w:r>
      <w:r>
        <w:instrText xml:space="preserve"> \* ARABIC \s 1 </w:instrText>
      </w:r>
      <w:r>
        <w:fldChar w:fldCharType="separate"/>
      </w:r>
      <w:r w:rsidR="00E90F37">
        <w:rPr>
          <w:noProof/>
        </w:rPr>
        <w:t>1</w:t>
      </w:r>
      <w:r>
        <w:fldChar w:fldCharType="end"/>
      </w:r>
      <w:r w:rsidR="007A7C67">
        <w:rPr>
          <w:rFonts w:hint="eastAsia"/>
        </w:rPr>
        <w:t xml:space="preserve"> </w:t>
      </w:r>
      <w:r w:rsidR="007A7C67">
        <w:rPr>
          <w:rFonts w:hint="eastAsia"/>
        </w:rPr>
        <w:t>預計聯繫之</w:t>
      </w:r>
      <w:r w:rsidR="00D53D40">
        <w:rPr>
          <w:rFonts w:hint="eastAsia"/>
        </w:rPr>
        <w:t>學校</w:t>
      </w:r>
      <w:r w:rsidR="007A7C67">
        <w:rPr>
          <w:rFonts w:hint="eastAsia"/>
        </w:rPr>
        <w:t>名單</w:t>
      </w:r>
      <w:bookmarkEnd w:id="51"/>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685"/>
        <w:gridCol w:w="3828"/>
      </w:tblGrid>
      <w:tr w:rsidR="007A7C67" w14:paraId="57E96962" w14:textId="77777777" w:rsidTr="0012502C">
        <w:trPr>
          <w:trHeight w:val="60"/>
          <w:tblHeader/>
        </w:trPr>
        <w:tc>
          <w:tcPr>
            <w:tcW w:w="851" w:type="dxa"/>
            <w:shd w:val="clear" w:color="auto" w:fill="A8D08D"/>
          </w:tcPr>
          <w:p w14:paraId="101DF8FD" w14:textId="77777777" w:rsidR="007A7C67" w:rsidRPr="00F85885" w:rsidRDefault="007A7C67" w:rsidP="00F85885">
            <w:pPr>
              <w:pStyle w:val="affe"/>
            </w:pPr>
            <w:r w:rsidRPr="00F85885">
              <w:rPr>
                <w:rFonts w:hint="eastAsia"/>
              </w:rPr>
              <w:t>序號</w:t>
            </w:r>
          </w:p>
        </w:tc>
        <w:tc>
          <w:tcPr>
            <w:tcW w:w="3685" w:type="dxa"/>
            <w:shd w:val="clear" w:color="auto" w:fill="A8D08D"/>
          </w:tcPr>
          <w:p w14:paraId="68E5B0BD" w14:textId="77777777" w:rsidR="007A7C67" w:rsidRDefault="00C0153D" w:rsidP="007A7C67">
            <w:pPr>
              <w:pStyle w:val="affc"/>
            </w:pPr>
            <w:r>
              <w:rPr>
                <w:rFonts w:hint="eastAsia"/>
              </w:rPr>
              <w:t>學校</w:t>
            </w:r>
          </w:p>
        </w:tc>
        <w:tc>
          <w:tcPr>
            <w:tcW w:w="3828" w:type="dxa"/>
            <w:shd w:val="clear" w:color="auto" w:fill="A8D08D"/>
          </w:tcPr>
          <w:p w14:paraId="4EBA30A8" w14:textId="77777777" w:rsidR="007A7C67" w:rsidRDefault="00C0153D" w:rsidP="007A7C67">
            <w:pPr>
              <w:pStyle w:val="affc"/>
            </w:pPr>
            <w:r>
              <w:rPr>
                <w:rFonts w:hint="eastAsia"/>
              </w:rPr>
              <w:t>特色</w:t>
            </w:r>
          </w:p>
        </w:tc>
      </w:tr>
      <w:tr w:rsidR="0002742E" w14:paraId="5F0AA556" w14:textId="77777777" w:rsidTr="00F85885">
        <w:trPr>
          <w:trHeight w:val="666"/>
        </w:trPr>
        <w:tc>
          <w:tcPr>
            <w:tcW w:w="851" w:type="dxa"/>
            <w:vAlign w:val="center"/>
          </w:tcPr>
          <w:p w14:paraId="307CB1F7" w14:textId="77777777" w:rsidR="0002742E" w:rsidRPr="0002742E" w:rsidRDefault="0002742E" w:rsidP="0002742E">
            <w:pPr>
              <w:pStyle w:val="affe"/>
            </w:pPr>
            <w:r w:rsidRPr="00F85885">
              <w:rPr>
                <w:rFonts w:hint="eastAsia"/>
              </w:rPr>
              <w:t>1</w:t>
            </w:r>
          </w:p>
        </w:tc>
        <w:tc>
          <w:tcPr>
            <w:tcW w:w="3685" w:type="dxa"/>
            <w:vAlign w:val="center"/>
          </w:tcPr>
          <w:p w14:paraId="3AC410A5" w14:textId="4E5F573F" w:rsidR="0002742E" w:rsidRPr="0002742E" w:rsidRDefault="0002742E" w:rsidP="0002742E">
            <w:pPr>
              <w:pStyle w:val="affe"/>
            </w:pPr>
            <w:r>
              <w:rPr>
                <w:rFonts w:hint="eastAsia"/>
              </w:rPr>
              <w:t>新北市</w:t>
            </w:r>
            <w:r w:rsidRPr="0002742E">
              <w:rPr>
                <w:rFonts w:hint="eastAsia"/>
              </w:rPr>
              <w:t>淡水區新市國小</w:t>
            </w:r>
          </w:p>
        </w:tc>
        <w:tc>
          <w:tcPr>
            <w:tcW w:w="3828" w:type="dxa"/>
          </w:tcPr>
          <w:p w14:paraId="0EBF6176" w14:textId="3AA2E3C7" w:rsidR="0002742E" w:rsidRPr="0002742E" w:rsidRDefault="0002742E" w:rsidP="0002742E">
            <w:pPr>
              <w:pStyle w:val="affd"/>
            </w:pPr>
            <w:r w:rsidRPr="00DC68A3">
              <w:rPr>
                <w:rFonts w:hint="eastAsia"/>
              </w:rPr>
              <w:t>教育部綠色學校、新北市</w:t>
            </w:r>
            <w:r w:rsidRPr="00DC68A3">
              <w:rPr>
                <w:rFonts w:hint="eastAsia"/>
              </w:rPr>
              <w:t xml:space="preserve"> 11</w:t>
            </w:r>
            <w:r w:rsidRPr="0002742E">
              <w:t>3</w:t>
            </w:r>
            <w:r w:rsidRPr="0002742E">
              <w:rPr>
                <w:rFonts w:hint="eastAsia"/>
              </w:rPr>
              <w:t xml:space="preserve"> </w:t>
            </w:r>
            <w:r w:rsidRPr="0002742E">
              <w:rPr>
                <w:rFonts w:hint="eastAsia"/>
              </w:rPr>
              <w:t>年度教育部防災學校</w:t>
            </w:r>
          </w:p>
        </w:tc>
      </w:tr>
      <w:tr w:rsidR="0002742E" w14:paraId="67601B0F" w14:textId="77777777" w:rsidTr="00F85885">
        <w:trPr>
          <w:trHeight w:val="666"/>
        </w:trPr>
        <w:tc>
          <w:tcPr>
            <w:tcW w:w="851" w:type="dxa"/>
            <w:vAlign w:val="center"/>
          </w:tcPr>
          <w:p w14:paraId="3675BA4C" w14:textId="77777777" w:rsidR="0002742E" w:rsidRPr="0002742E" w:rsidRDefault="0002742E" w:rsidP="0002742E">
            <w:pPr>
              <w:pStyle w:val="affe"/>
            </w:pPr>
            <w:r w:rsidRPr="00F85885">
              <w:rPr>
                <w:rFonts w:hint="eastAsia"/>
              </w:rPr>
              <w:t>2</w:t>
            </w:r>
          </w:p>
        </w:tc>
        <w:tc>
          <w:tcPr>
            <w:tcW w:w="3685" w:type="dxa"/>
            <w:vAlign w:val="center"/>
          </w:tcPr>
          <w:p w14:paraId="5D78B838" w14:textId="1609259C" w:rsidR="0002742E" w:rsidRPr="0002742E" w:rsidRDefault="0002742E" w:rsidP="0002742E">
            <w:pPr>
              <w:pStyle w:val="affe"/>
            </w:pPr>
            <w:r w:rsidRPr="00A53A24">
              <w:rPr>
                <w:rFonts w:hint="eastAsia"/>
              </w:rPr>
              <w:t>新北市</w:t>
            </w:r>
            <w:r w:rsidRPr="0002742E">
              <w:rPr>
                <w:rFonts w:hint="eastAsia"/>
              </w:rPr>
              <w:t>新店區青潭國小</w:t>
            </w:r>
          </w:p>
        </w:tc>
        <w:tc>
          <w:tcPr>
            <w:tcW w:w="3828" w:type="dxa"/>
          </w:tcPr>
          <w:p w14:paraId="7B402889" w14:textId="77F47CC1" w:rsidR="0002742E" w:rsidRPr="0002742E" w:rsidRDefault="0002742E" w:rsidP="0002742E">
            <w:pPr>
              <w:pStyle w:val="affd"/>
            </w:pPr>
            <w:r w:rsidRPr="00F85885">
              <w:rPr>
                <w:rFonts w:hint="eastAsia"/>
              </w:rPr>
              <w:t>教育部綠色學校、新北市</w:t>
            </w:r>
            <w:r w:rsidRPr="00F85885">
              <w:rPr>
                <w:rFonts w:hint="eastAsia"/>
              </w:rPr>
              <w:t xml:space="preserve"> 11</w:t>
            </w:r>
            <w:r w:rsidRPr="0002742E">
              <w:t>3</w:t>
            </w:r>
            <w:r w:rsidRPr="0002742E">
              <w:rPr>
                <w:rFonts w:hint="eastAsia"/>
              </w:rPr>
              <w:t xml:space="preserve"> </w:t>
            </w:r>
            <w:r w:rsidRPr="0002742E">
              <w:rPr>
                <w:rFonts w:hint="eastAsia"/>
              </w:rPr>
              <w:t>年度教育部防災學校</w:t>
            </w:r>
          </w:p>
        </w:tc>
      </w:tr>
    </w:tbl>
    <w:p w14:paraId="6FD02DF6" w14:textId="5F324A8F" w:rsidR="00671058" w:rsidRDefault="00671058" w:rsidP="008F647F">
      <w:pPr>
        <w:pStyle w:val="5"/>
      </w:pPr>
      <w:r>
        <w:rPr>
          <w:rFonts w:hint="eastAsia"/>
        </w:rPr>
        <w:t>徵件時間：</w:t>
      </w:r>
      <w:r w:rsidR="000B56C9" w:rsidRPr="000B56C9">
        <w:rPr>
          <w:rFonts w:hint="eastAsia"/>
        </w:rPr>
        <w:t>即日起至</w:t>
      </w:r>
      <w:r w:rsidR="000B56C9" w:rsidRPr="000B56C9">
        <w:rPr>
          <w:rFonts w:hint="eastAsia"/>
        </w:rPr>
        <w:t xml:space="preserve"> 11</w:t>
      </w:r>
      <w:r w:rsidR="0002742E">
        <w:rPr>
          <w:rFonts w:hint="eastAsia"/>
        </w:rPr>
        <w:t>4</w:t>
      </w:r>
      <w:r w:rsidR="000B56C9" w:rsidRPr="000B56C9">
        <w:rPr>
          <w:rFonts w:hint="eastAsia"/>
        </w:rPr>
        <w:t xml:space="preserve"> </w:t>
      </w:r>
      <w:r w:rsidR="000B56C9" w:rsidRPr="000B56C9">
        <w:rPr>
          <w:rFonts w:hint="eastAsia"/>
        </w:rPr>
        <w:t>年</w:t>
      </w:r>
      <w:r w:rsidR="007C40F7">
        <w:rPr>
          <w:rFonts w:hint="eastAsia"/>
        </w:rPr>
        <w:t>5-6</w:t>
      </w:r>
      <w:r w:rsidR="007C40F7">
        <w:rPr>
          <w:rFonts w:hint="eastAsia"/>
        </w:rPr>
        <w:t>月</w:t>
      </w:r>
      <w:r w:rsidR="007C40F7">
        <w:rPr>
          <w:rFonts w:hint="eastAsia"/>
        </w:rPr>
        <w:t>(</w:t>
      </w:r>
      <w:r w:rsidR="007C40F7">
        <w:rPr>
          <w:rFonts w:hint="eastAsia"/>
        </w:rPr>
        <w:t>暫定</w:t>
      </w:r>
      <w:r w:rsidR="007C40F7">
        <w:rPr>
          <w:rFonts w:hint="eastAsia"/>
        </w:rPr>
        <w:t>)</w:t>
      </w:r>
    </w:p>
    <w:p w14:paraId="20802BB5" w14:textId="52CBE2A7" w:rsidR="002C67CC" w:rsidRDefault="002C67CC" w:rsidP="00495B3B">
      <w:pPr>
        <w:pStyle w:val="5"/>
      </w:pPr>
      <w:r>
        <w:rPr>
          <w:rFonts w:hint="eastAsia"/>
        </w:rPr>
        <w:t>執行方式：</w:t>
      </w:r>
      <w:r w:rsidR="000B4163">
        <w:rPr>
          <w:rFonts w:hint="eastAsia"/>
        </w:rPr>
        <w:t>(</w:t>
      </w:r>
      <w:r w:rsidR="000B4163" w:rsidRPr="000B4163">
        <w:t>詳細</w:t>
      </w:r>
      <w:r w:rsidR="000B4163">
        <w:rPr>
          <w:rFonts w:hint="eastAsia"/>
        </w:rPr>
        <w:t>執行</w:t>
      </w:r>
      <w:r w:rsidR="000B4163" w:rsidRPr="000B4163">
        <w:t>方式將依照</w:t>
      </w:r>
      <w:r w:rsidR="000B4163" w:rsidRPr="000B4163">
        <w:rPr>
          <w:rFonts w:hint="eastAsia"/>
        </w:rPr>
        <w:t>農村水保署正式公告之內容進行調整。</w:t>
      </w:r>
      <w:r w:rsidR="000B4163">
        <w:rPr>
          <w:rFonts w:hint="eastAsia"/>
        </w:rPr>
        <w:t>)</w:t>
      </w:r>
      <w:r w:rsidR="0002742E" w:rsidRPr="0002742E">
        <w:rPr>
          <w:rFonts w:hint="eastAsia"/>
        </w:rPr>
        <w:t>本團</w:t>
      </w:r>
      <w:r w:rsidR="0002742E">
        <w:rPr>
          <w:rFonts w:hint="eastAsia"/>
        </w:rPr>
        <w:t>隊</w:t>
      </w:r>
      <w:r w:rsidR="0002742E" w:rsidRPr="0002742E">
        <w:rPr>
          <w:rFonts w:hint="eastAsia"/>
        </w:rPr>
        <w:t>具備豐富的酷學校申請輔導經驗，熟悉其流程與程序，能夠提供高效且專業的支援。計畫將主動邀請具參與意願之學校，並進行實地訪查，以深入了解各校特色與需求。針對符合條件之學校，導入科技教具，透過互動式教學與實作體驗，提升學童對水土保持的認知與興趣，使學習過程兼具教育意義與趣味性，進一步強化水保教育的落實與推廣。</w:t>
      </w:r>
    </w:p>
    <w:p w14:paraId="78E27797" w14:textId="1BE28916" w:rsidR="0022196C" w:rsidRDefault="009D667A" w:rsidP="00A14643">
      <w:pPr>
        <w:pStyle w:val="5"/>
      </w:pPr>
      <w:r>
        <w:rPr>
          <w:rFonts w:hint="eastAsia"/>
        </w:rPr>
        <w:t>執行效益：</w:t>
      </w:r>
      <w:r w:rsidR="0002742E" w:rsidRPr="0002742E">
        <w:rPr>
          <w:rFonts w:hint="eastAsia"/>
        </w:rPr>
        <w:t>酷學校計畫已邁入第十屆，透過水土保持教育的校園扎根，持續深化環境永續與防災意識。本計</w:t>
      </w:r>
      <w:r w:rsidR="0002742E" w:rsidRPr="0002742E">
        <w:rPr>
          <w:rFonts w:hint="eastAsia"/>
        </w:rPr>
        <w:lastRenderedPageBreak/>
        <w:t>畫不僅推動水土保持知識的傳承與實踐，更結合各校人文特色，強化跨領域學習，促進水保教育的多元發展。最終目標在於深化水保概念、落實教育紮根、促進知識擴散，以培養更多具備環境保護與永續發展意識的下一代。</w:t>
      </w:r>
    </w:p>
    <w:p w14:paraId="17068882" w14:textId="013F6A6D" w:rsidR="0033291E" w:rsidRDefault="0033291E" w:rsidP="0033291E">
      <w:pPr>
        <w:pStyle w:val="afff2"/>
      </w:pPr>
      <w:r>
        <w:drawing>
          <wp:inline distT="0" distB="0" distL="0" distR="0" wp14:anchorId="6CD1D114" wp14:editId="2C13830A">
            <wp:extent cx="3954394" cy="1850557"/>
            <wp:effectExtent l="0" t="0" r="825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7208" cy="1856554"/>
                    </a:xfrm>
                    <a:prstGeom prst="rect">
                      <a:avLst/>
                    </a:prstGeom>
                  </pic:spPr>
                </pic:pic>
              </a:graphicData>
            </a:graphic>
          </wp:inline>
        </w:drawing>
      </w:r>
    </w:p>
    <w:p w14:paraId="32A43ED0" w14:textId="363D1C0A" w:rsidR="0033291E" w:rsidRDefault="0033291E" w:rsidP="0033291E">
      <w:pPr>
        <w:pStyle w:val="aff7"/>
      </w:pPr>
      <w:bookmarkStart w:id="52" w:name="_Toc191996158"/>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1</w:t>
      </w:r>
      <w:r w:rsidRPr="00557584">
        <w:fldChar w:fldCharType="end"/>
      </w:r>
      <w:r w:rsidRPr="00557584">
        <w:rPr>
          <w:rFonts w:hint="eastAsia"/>
        </w:rPr>
        <w:t xml:space="preserve"> </w:t>
      </w:r>
      <w:r w:rsidRPr="0033291E">
        <w:rPr>
          <w:rFonts w:hint="eastAsia"/>
        </w:rPr>
        <w:t>協助酷學校種子學校申請流程圖</w:t>
      </w:r>
      <w:bookmarkEnd w:id="52"/>
    </w:p>
    <w:p w14:paraId="2C683711" w14:textId="49A67838" w:rsidR="006E3D94" w:rsidRDefault="006E3D94" w:rsidP="006E3D94">
      <w:pPr>
        <w:pStyle w:val="5"/>
      </w:pPr>
      <w:r w:rsidRPr="006E3D94">
        <w:rPr>
          <w:rFonts w:hint="eastAsia"/>
        </w:rPr>
        <w:t>去</w:t>
      </w:r>
      <w:r w:rsidR="0002742E">
        <w:rPr>
          <w:rFonts w:hint="eastAsia"/>
        </w:rPr>
        <w:t>(113)</w:t>
      </w:r>
      <w:r w:rsidRPr="006E3D94">
        <w:rPr>
          <w:rFonts w:hint="eastAsia"/>
        </w:rPr>
        <w:t>年度</w:t>
      </w:r>
      <w:r>
        <w:rPr>
          <w:rFonts w:hint="eastAsia"/>
        </w:rPr>
        <w:t>徵選</w:t>
      </w:r>
      <w:r w:rsidRPr="006E3D94">
        <w:rPr>
          <w:rFonts w:hint="eastAsia"/>
        </w:rPr>
        <w:t>執行情形</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6"/>
        <w:gridCol w:w="4180"/>
      </w:tblGrid>
      <w:tr w:rsidR="0002742E" w:rsidRPr="00727826" w14:paraId="5A572CC8" w14:textId="77777777" w:rsidTr="005D5855">
        <w:tc>
          <w:tcPr>
            <w:tcW w:w="4230" w:type="dxa"/>
            <w:shd w:val="clear" w:color="auto" w:fill="auto"/>
            <w:vAlign w:val="center"/>
          </w:tcPr>
          <w:p w14:paraId="55BD0B81" w14:textId="0AAF9E0A" w:rsidR="0002742E" w:rsidRPr="0002742E" w:rsidRDefault="0002742E" w:rsidP="0002742E">
            <w:pPr>
              <w:pStyle w:val="affc"/>
            </w:pPr>
            <w:r w:rsidRPr="0002742E">
              <w:rPr>
                <w:rFonts w:hint="eastAsia"/>
              </w:rPr>
              <w:t>新北市八里區米倉國民小學</w:t>
            </w:r>
          </w:p>
        </w:tc>
        <w:tc>
          <w:tcPr>
            <w:tcW w:w="4292" w:type="dxa"/>
            <w:shd w:val="clear" w:color="auto" w:fill="auto"/>
            <w:vAlign w:val="center"/>
          </w:tcPr>
          <w:p w14:paraId="55167A1A" w14:textId="5C32B3C3" w:rsidR="0002742E" w:rsidRPr="0002742E" w:rsidRDefault="0002742E" w:rsidP="0002742E">
            <w:pPr>
              <w:pStyle w:val="affc"/>
            </w:pPr>
            <w:r w:rsidRPr="0002742E">
              <w:rPr>
                <w:rFonts w:hint="eastAsia"/>
              </w:rPr>
              <w:t>新北市板橋區板橋國民小學</w:t>
            </w:r>
          </w:p>
        </w:tc>
      </w:tr>
      <w:tr w:rsidR="0002742E" w:rsidRPr="00727826" w14:paraId="04F39472" w14:textId="77777777" w:rsidTr="005D5855">
        <w:tc>
          <w:tcPr>
            <w:tcW w:w="4230" w:type="dxa"/>
            <w:shd w:val="clear" w:color="auto" w:fill="auto"/>
            <w:vAlign w:val="center"/>
          </w:tcPr>
          <w:p w14:paraId="5D5DDFBA" w14:textId="6327112D" w:rsidR="0002742E" w:rsidRPr="0002742E" w:rsidRDefault="0002742E" w:rsidP="0002742E">
            <w:pPr>
              <w:pStyle w:val="aff7"/>
            </w:pPr>
            <w:r w:rsidRPr="0002742E">
              <w:rPr>
                <w:noProof/>
              </w:rPr>
              <w:drawing>
                <wp:inline distT="0" distB="0" distL="0" distR="0" wp14:anchorId="062C4DF9" wp14:editId="332C714B">
                  <wp:extent cx="2628900" cy="1503680"/>
                  <wp:effectExtent l="0" t="0" r="0" b="1270"/>
                  <wp:docPr id="123929707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28900" cy="1503680"/>
                          </a:xfrm>
                          <a:prstGeom prst="rect">
                            <a:avLst/>
                          </a:prstGeom>
                          <a:noFill/>
                          <a:ln>
                            <a:noFill/>
                          </a:ln>
                        </pic:spPr>
                      </pic:pic>
                    </a:graphicData>
                  </a:graphic>
                </wp:inline>
              </w:drawing>
            </w:r>
          </w:p>
        </w:tc>
        <w:tc>
          <w:tcPr>
            <w:tcW w:w="4292" w:type="dxa"/>
            <w:shd w:val="clear" w:color="auto" w:fill="auto"/>
            <w:vAlign w:val="center"/>
          </w:tcPr>
          <w:p w14:paraId="755CD210" w14:textId="043AA005" w:rsidR="0002742E" w:rsidRPr="0002742E" w:rsidRDefault="0002742E" w:rsidP="0002742E">
            <w:pPr>
              <w:pStyle w:val="aff7"/>
            </w:pPr>
            <w:r w:rsidRPr="0002742E">
              <w:rPr>
                <w:noProof/>
              </w:rPr>
              <w:drawing>
                <wp:inline distT="0" distB="0" distL="0" distR="0" wp14:anchorId="6CB803F9" wp14:editId="7098DB92">
                  <wp:extent cx="2672715" cy="1503680"/>
                  <wp:effectExtent l="0" t="0" r="0" b="1270"/>
                  <wp:docPr id="65190270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72715" cy="1503680"/>
                          </a:xfrm>
                          <a:prstGeom prst="rect">
                            <a:avLst/>
                          </a:prstGeom>
                          <a:noFill/>
                          <a:ln>
                            <a:noFill/>
                          </a:ln>
                        </pic:spPr>
                      </pic:pic>
                    </a:graphicData>
                  </a:graphic>
                </wp:inline>
              </w:drawing>
            </w:r>
          </w:p>
        </w:tc>
      </w:tr>
      <w:tr w:rsidR="0002742E" w:rsidRPr="00727826" w14:paraId="02918283" w14:textId="77777777" w:rsidTr="005D5855">
        <w:tc>
          <w:tcPr>
            <w:tcW w:w="4230" w:type="dxa"/>
            <w:shd w:val="clear" w:color="auto" w:fill="auto"/>
            <w:vAlign w:val="center"/>
          </w:tcPr>
          <w:p w14:paraId="03E35C20" w14:textId="19D41A12" w:rsidR="0002742E" w:rsidRPr="0002742E" w:rsidRDefault="0002742E" w:rsidP="0002742E">
            <w:pPr>
              <w:pStyle w:val="affc"/>
            </w:pPr>
            <w:r w:rsidRPr="0002742E">
              <w:rPr>
                <w:rFonts w:hint="eastAsia"/>
              </w:rPr>
              <w:t>新北市三峽區民義國民小學</w:t>
            </w:r>
          </w:p>
        </w:tc>
        <w:tc>
          <w:tcPr>
            <w:tcW w:w="4292" w:type="dxa"/>
            <w:shd w:val="clear" w:color="auto" w:fill="auto"/>
            <w:vAlign w:val="center"/>
          </w:tcPr>
          <w:p w14:paraId="15AF5661" w14:textId="20272C1D" w:rsidR="0002742E" w:rsidRPr="0002742E" w:rsidRDefault="0002742E" w:rsidP="0002742E">
            <w:pPr>
              <w:pStyle w:val="affc"/>
            </w:pPr>
            <w:r w:rsidRPr="0002742E">
              <w:rPr>
                <w:rFonts w:hint="eastAsia"/>
              </w:rPr>
              <w:t>新北市板橋區沙崙國民小學</w:t>
            </w:r>
          </w:p>
        </w:tc>
      </w:tr>
      <w:tr w:rsidR="0002742E" w:rsidRPr="00727826" w14:paraId="1AB94545" w14:textId="77777777" w:rsidTr="005D5855">
        <w:trPr>
          <w:trHeight w:val="2370"/>
        </w:trPr>
        <w:tc>
          <w:tcPr>
            <w:tcW w:w="4230" w:type="dxa"/>
            <w:shd w:val="clear" w:color="auto" w:fill="auto"/>
            <w:vAlign w:val="center"/>
          </w:tcPr>
          <w:p w14:paraId="234882B4" w14:textId="431CE1FB" w:rsidR="0002742E" w:rsidRPr="0002742E" w:rsidRDefault="0002742E" w:rsidP="005D5855">
            <w:pPr>
              <w:pStyle w:val="aff7"/>
            </w:pPr>
            <w:r w:rsidRPr="0002742E">
              <w:rPr>
                <w:noProof/>
              </w:rPr>
              <w:drawing>
                <wp:inline distT="0" distB="0" distL="0" distR="0" wp14:anchorId="6A7D6256" wp14:editId="78B5C6CF">
                  <wp:extent cx="2628900" cy="1503680"/>
                  <wp:effectExtent l="0" t="0" r="0" b="1270"/>
                  <wp:docPr id="180675564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28900" cy="1503680"/>
                          </a:xfrm>
                          <a:prstGeom prst="rect">
                            <a:avLst/>
                          </a:prstGeom>
                          <a:noFill/>
                          <a:ln>
                            <a:noFill/>
                          </a:ln>
                        </pic:spPr>
                      </pic:pic>
                    </a:graphicData>
                  </a:graphic>
                </wp:inline>
              </w:drawing>
            </w:r>
          </w:p>
        </w:tc>
        <w:tc>
          <w:tcPr>
            <w:tcW w:w="4292" w:type="dxa"/>
            <w:shd w:val="clear" w:color="auto" w:fill="auto"/>
            <w:vAlign w:val="center"/>
          </w:tcPr>
          <w:p w14:paraId="2FCB0631" w14:textId="7B0042C7" w:rsidR="0002742E" w:rsidRPr="0002742E" w:rsidRDefault="0002742E" w:rsidP="005D5855">
            <w:pPr>
              <w:pStyle w:val="aff7"/>
            </w:pPr>
            <w:r w:rsidRPr="0002742E">
              <w:rPr>
                <w:noProof/>
              </w:rPr>
              <w:drawing>
                <wp:inline distT="0" distB="0" distL="0" distR="0" wp14:anchorId="6732793F" wp14:editId="43D90C33">
                  <wp:extent cx="2637790" cy="1503680"/>
                  <wp:effectExtent l="0" t="0" r="0" b="1270"/>
                  <wp:docPr id="5018027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37790" cy="1503680"/>
                          </a:xfrm>
                          <a:prstGeom prst="rect">
                            <a:avLst/>
                          </a:prstGeom>
                          <a:noFill/>
                          <a:ln>
                            <a:noFill/>
                          </a:ln>
                        </pic:spPr>
                      </pic:pic>
                    </a:graphicData>
                  </a:graphic>
                </wp:inline>
              </w:drawing>
            </w:r>
          </w:p>
        </w:tc>
      </w:tr>
    </w:tbl>
    <w:p w14:paraId="353F9202" w14:textId="193AA1B7" w:rsidR="00724632" w:rsidRDefault="001D5C3D" w:rsidP="00904ECE">
      <w:pPr>
        <w:pStyle w:val="3"/>
        <w:spacing w:before="190"/>
      </w:pPr>
      <w:bookmarkStart w:id="53" w:name="_Hlk191984953"/>
      <w:bookmarkEnd w:id="46"/>
      <w:r w:rsidRPr="001D5C3D">
        <w:lastRenderedPageBreak/>
        <w:t>水土保持</w:t>
      </w:r>
      <w:r w:rsidRPr="001D5C3D">
        <w:rPr>
          <w:rFonts w:hint="eastAsia"/>
        </w:rPr>
        <w:t>酷學校合作推廣</w:t>
      </w:r>
      <w:r w:rsidRPr="001D5C3D">
        <w:rPr>
          <w:rFonts w:hint="eastAsia"/>
        </w:rPr>
        <w:t>6</w:t>
      </w:r>
      <w:r w:rsidRPr="001D5C3D">
        <w:rPr>
          <w:rFonts w:hint="eastAsia"/>
        </w:rPr>
        <w:t>場次</w:t>
      </w:r>
      <w:bookmarkEnd w:id="53"/>
    </w:p>
    <w:p w14:paraId="62D130CA" w14:textId="77777777" w:rsidR="00724632" w:rsidRDefault="00724632" w:rsidP="0080713B">
      <w:pPr>
        <w:pStyle w:val="4"/>
        <w:numPr>
          <w:ilvl w:val="0"/>
          <w:numId w:val="24"/>
        </w:numPr>
        <w:spacing w:before="190"/>
      </w:pPr>
      <w:r w:rsidRPr="00724632">
        <w:rPr>
          <w:rFonts w:hint="eastAsia"/>
        </w:rPr>
        <w:t>執</w:t>
      </w:r>
      <w:r>
        <w:rPr>
          <w:rFonts w:hint="eastAsia"/>
        </w:rPr>
        <w:t>行目標</w:t>
      </w:r>
    </w:p>
    <w:p w14:paraId="1E1A4C16" w14:textId="7FB61F45" w:rsidR="0043082B" w:rsidRDefault="0002742E" w:rsidP="0043082B">
      <w:pPr>
        <w:pStyle w:val="41"/>
      </w:pPr>
      <w:bookmarkStart w:id="54" w:name="_Hlk134119635"/>
      <w:r w:rsidRPr="0002742E">
        <w:rPr>
          <w:rFonts w:hint="eastAsia"/>
        </w:rPr>
        <w:t>本團</w:t>
      </w:r>
      <w:r>
        <w:rPr>
          <w:rFonts w:hint="eastAsia"/>
        </w:rPr>
        <w:t>隊</w:t>
      </w:r>
      <w:r w:rsidRPr="0002742E">
        <w:rPr>
          <w:rFonts w:hint="eastAsia"/>
        </w:rPr>
        <w:t>於</w:t>
      </w:r>
      <w:r w:rsidRPr="0002742E">
        <w:rPr>
          <w:rFonts w:hint="eastAsia"/>
        </w:rPr>
        <w:t>113</w:t>
      </w:r>
      <w:r w:rsidRPr="0002742E">
        <w:rPr>
          <w:rFonts w:hint="eastAsia"/>
        </w:rPr>
        <w:t>年辦理酷學校校園宣導活動，舉辦超過</w:t>
      </w:r>
      <w:r w:rsidRPr="0002742E">
        <w:rPr>
          <w:rFonts w:hint="eastAsia"/>
        </w:rPr>
        <w:t>10</w:t>
      </w:r>
      <w:r w:rsidRPr="0002742E">
        <w:rPr>
          <w:rFonts w:hint="eastAsia"/>
        </w:rPr>
        <w:t>場合作推廣活動，參與人數達</w:t>
      </w:r>
      <w:r w:rsidRPr="0002742E">
        <w:rPr>
          <w:rFonts w:hint="eastAsia"/>
        </w:rPr>
        <w:t>810</w:t>
      </w:r>
      <w:r w:rsidRPr="0002742E">
        <w:rPr>
          <w:rFonts w:hint="eastAsia"/>
        </w:rPr>
        <w:t>人，並獲得學校師生高度肯定。為持續深化水土保持酷學校的願景，本計畫將結合轄區內酷學校及防災學校，並進一步擴大推廣範圍，邀請新北市各級中小學參與。</w:t>
      </w:r>
    </w:p>
    <w:bookmarkEnd w:id="54"/>
    <w:p w14:paraId="0E499BF7" w14:textId="1D6E1D03" w:rsidR="00724632" w:rsidRPr="00CC0B83" w:rsidRDefault="001B6627" w:rsidP="0043082B">
      <w:pPr>
        <w:pStyle w:val="41"/>
      </w:pPr>
      <w:r w:rsidRPr="00972F7A">
        <w:rPr>
          <w:rFonts w:hint="eastAsia"/>
        </w:rPr>
        <w:t>計畫將透過校內週會、電腦課等方式，進行水土保持教育推廣，並規劃</w:t>
      </w:r>
      <w:r w:rsidRPr="00972F7A">
        <w:rPr>
          <w:rFonts w:hint="eastAsia"/>
        </w:rPr>
        <w:t>6</w:t>
      </w:r>
      <w:r w:rsidRPr="00972F7A">
        <w:rPr>
          <w:rFonts w:hint="eastAsia"/>
        </w:rPr>
        <w:t>場次線上宣導活動，預計參與人數至少</w:t>
      </w:r>
      <w:r w:rsidRPr="00972F7A">
        <w:rPr>
          <w:rFonts w:hint="eastAsia"/>
        </w:rPr>
        <w:t>180</w:t>
      </w:r>
      <w:r w:rsidRPr="00972F7A">
        <w:rPr>
          <w:rFonts w:hint="eastAsia"/>
        </w:rPr>
        <w:t>人，以提升水土保持教育的普及度與影響力。</w:t>
      </w:r>
    </w:p>
    <w:p w14:paraId="38F0F965" w14:textId="77777777" w:rsidR="00724632" w:rsidRDefault="00724632" w:rsidP="00724632">
      <w:pPr>
        <w:pStyle w:val="4"/>
        <w:spacing w:before="190"/>
      </w:pPr>
      <w:r>
        <w:rPr>
          <w:rFonts w:hint="eastAsia"/>
        </w:rPr>
        <w:t>工作辦法</w:t>
      </w:r>
    </w:p>
    <w:p w14:paraId="0F9C670B" w14:textId="20DB5181" w:rsidR="00724632" w:rsidRDefault="00724632" w:rsidP="0080713B">
      <w:pPr>
        <w:pStyle w:val="5"/>
        <w:numPr>
          <w:ilvl w:val="0"/>
          <w:numId w:val="25"/>
        </w:numPr>
      </w:pPr>
      <w:r>
        <w:rPr>
          <w:rFonts w:hint="eastAsia"/>
        </w:rPr>
        <w:t>活動場次：共計</w:t>
      </w:r>
      <w:r w:rsidR="001B6627">
        <w:rPr>
          <w:rFonts w:hint="eastAsia"/>
        </w:rPr>
        <w:t>6</w:t>
      </w:r>
      <w:r>
        <w:rPr>
          <w:rFonts w:hint="eastAsia"/>
        </w:rPr>
        <w:t>場次</w:t>
      </w:r>
    </w:p>
    <w:p w14:paraId="7E29D22E" w14:textId="02137C16" w:rsidR="00724632" w:rsidRDefault="00724632" w:rsidP="00724632">
      <w:pPr>
        <w:pStyle w:val="5"/>
      </w:pPr>
      <w:r>
        <w:rPr>
          <w:rFonts w:hint="eastAsia"/>
        </w:rPr>
        <w:t>活動參與人次：</w:t>
      </w:r>
      <w:r w:rsidRPr="003C41C5">
        <w:t>總宣導人次需達至少</w:t>
      </w:r>
      <w:r w:rsidR="001B6627">
        <w:rPr>
          <w:rFonts w:hint="eastAsia"/>
        </w:rPr>
        <w:t>180</w:t>
      </w:r>
      <w:r w:rsidRPr="003C41C5">
        <w:t>位</w:t>
      </w:r>
    </w:p>
    <w:p w14:paraId="25712FF7" w14:textId="008A6B57" w:rsidR="00724632" w:rsidRDefault="00724632" w:rsidP="00724632">
      <w:pPr>
        <w:pStyle w:val="5"/>
      </w:pPr>
      <w:r>
        <w:rPr>
          <w:rFonts w:hint="eastAsia"/>
        </w:rPr>
        <w:t>活動主題：</w:t>
      </w:r>
      <w:r w:rsidR="0043082B">
        <w:rPr>
          <w:rFonts w:hint="eastAsia"/>
        </w:rPr>
        <w:t>以</w:t>
      </w:r>
      <w:r w:rsidR="00236154">
        <w:rPr>
          <w:rFonts w:hint="eastAsia"/>
        </w:rPr>
        <w:t>新北水保探險島</w:t>
      </w:r>
      <w:r w:rsidR="00236154">
        <w:t>Gather Town</w:t>
      </w:r>
      <w:r w:rsidR="00290A25">
        <w:rPr>
          <w:rFonts w:hint="eastAsia"/>
        </w:rPr>
        <w:t>為宣導科技教具，</w:t>
      </w:r>
      <w:r w:rsidR="001B6627">
        <w:rPr>
          <w:rFonts w:hint="eastAsia"/>
        </w:rPr>
        <w:t>並加入農村社區元素</w:t>
      </w:r>
      <w:r w:rsidR="00290A25">
        <w:rPr>
          <w:rFonts w:hint="eastAsia"/>
        </w:rPr>
        <w:t>。</w:t>
      </w:r>
    </w:p>
    <w:p w14:paraId="0249D6F3" w14:textId="7EE2CB20" w:rsidR="00724632" w:rsidRPr="006545C6" w:rsidRDefault="00724632" w:rsidP="00724632">
      <w:pPr>
        <w:pStyle w:val="5"/>
      </w:pPr>
      <w:r>
        <w:rPr>
          <w:rFonts w:hint="eastAsia"/>
        </w:rPr>
        <w:t>活動對象：以轄區內酷學校為主，並擴大至轄區內各國中小</w:t>
      </w:r>
      <w:r w:rsidRPr="004B5211">
        <w:rPr>
          <w:rFonts w:hint="eastAsia"/>
        </w:rPr>
        <w:t>辦理</w:t>
      </w:r>
      <w:r w:rsidR="001B6627">
        <w:rPr>
          <w:rFonts w:hint="eastAsia"/>
        </w:rPr>
        <w:t>。</w:t>
      </w:r>
    </w:p>
    <w:p w14:paraId="65C7CEF0" w14:textId="3E9238F6" w:rsidR="00724632" w:rsidRDefault="00724632" w:rsidP="00724632">
      <w:pPr>
        <w:pStyle w:val="aff7"/>
      </w:pPr>
      <w:bookmarkStart w:id="55" w:name="_Toc191987984"/>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sidR="00E90F37">
        <w:rPr>
          <w:noProof/>
        </w:rPr>
        <w:t>2</w:t>
      </w:r>
      <w:r>
        <w:fldChar w:fldCharType="end"/>
      </w:r>
      <w:r>
        <w:rPr>
          <w:rFonts w:hint="eastAsia"/>
        </w:rPr>
        <w:t xml:space="preserve"> </w:t>
      </w:r>
      <w:r>
        <w:rPr>
          <w:rFonts w:hint="eastAsia"/>
        </w:rPr>
        <w:t>預計聯繫之校園名單</w:t>
      </w:r>
      <w:bookmarkEnd w:id="55"/>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984"/>
        <w:gridCol w:w="1985"/>
        <w:gridCol w:w="3543"/>
      </w:tblGrid>
      <w:tr w:rsidR="00724632" w14:paraId="5327A001" w14:textId="77777777" w:rsidTr="001B6627">
        <w:trPr>
          <w:trHeight w:val="143"/>
        </w:trPr>
        <w:tc>
          <w:tcPr>
            <w:tcW w:w="993" w:type="dxa"/>
            <w:shd w:val="clear" w:color="auto" w:fill="A8D08D"/>
          </w:tcPr>
          <w:p w14:paraId="3D5AC2E7" w14:textId="77777777" w:rsidR="00724632" w:rsidRPr="00724632" w:rsidRDefault="00724632" w:rsidP="00236154">
            <w:pPr>
              <w:pStyle w:val="affc"/>
              <w:spacing w:line="240" w:lineRule="auto"/>
            </w:pPr>
            <w:r>
              <w:rPr>
                <w:rFonts w:hint="eastAsia"/>
              </w:rPr>
              <w:t>序號</w:t>
            </w:r>
          </w:p>
        </w:tc>
        <w:tc>
          <w:tcPr>
            <w:tcW w:w="1984" w:type="dxa"/>
            <w:shd w:val="clear" w:color="auto" w:fill="A8D08D"/>
          </w:tcPr>
          <w:p w14:paraId="5DF3F01B" w14:textId="77777777" w:rsidR="00724632" w:rsidRPr="00724632" w:rsidRDefault="00724632" w:rsidP="00236154">
            <w:pPr>
              <w:pStyle w:val="affc"/>
              <w:spacing w:line="240" w:lineRule="auto"/>
            </w:pPr>
            <w:r>
              <w:rPr>
                <w:rFonts w:hint="eastAsia"/>
              </w:rPr>
              <w:t>區域</w:t>
            </w:r>
          </w:p>
        </w:tc>
        <w:tc>
          <w:tcPr>
            <w:tcW w:w="1985" w:type="dxa"/>
            <w:shd w:val="clear" w:color="auto" w:fill="A8D08D"/>
          </w:tcPr>
          <w:p w14:paraId="724F33FE" w14:textId="77777777" w:rsidR="00724632" w:rsidRPr="00724632" w:rsidRDefault="00724632" w:rsidP="00236154">
            <w:pPr>
              <w:pStyle w:val="affc"/>
              <w:spacing w:line="240" w:lineRule="auto"/>
            </w:pPr>
            <w:r>
              <w:rPr>
                <w:rFonts w:hint="eastAsia"/>
              </w:rPr>
              <w:t>學校</w:t>
            </w:r>
          </w:p>
        </w:tc>
        <w:tc>
          <w:tcPr>
            <w:tcW w:w="3543" w:type="dxa"/>
            <w:shd w:val="clear" w:color="auto" w:fill="A8D08D"/>
          </w:tcPr>
          <w:p w14:paraId="638A7E99" w14:textId="77777777" w:rsidR="00724632" w:rsidRPr="00724632" w:rsidRDefault="00724632" w:rsidP="00236154">
            <w:pPr>
              <w:pStyle w:val="affc"/>
              <w:spacing w:line="240" w:lineRule="auto"/>
            </w:pPr>
            <w:r>
              <w:rPr>
                <w:rFonts w:hint="eastAsia"/>
              </w:rPr>
              <w:t>分類</w:t>
            </w:r>
          </w:p>
        </w:tc>
      </w:tr>
      <w:tr w:rsidR="001B6627" w14:paraId="134E02CA" w14:textId="77777777" w:rsidTr="001B6627">
        <w:trPr>
          <w:trHeight w:val="60"/>
        </w:trPr>
        <w:tc>
          <w:tcPr>
            <w:tcW w:w="993" w:type="dxa"/>
            <w:vAlign w:val="center"/>
          </w:tcPr>
          <w:p w14:paraId="323219D6" w14:textId="77777777" w:rsidR="001B6627" w:rsidRPr="001B6627" w:rsidRDefault="001B6627" w:rsidP="001B6627">
            <w:pPr>
              <w:pStyle w:val="affe"/>
            </w:pPr>
            <w:r w:rsidRPr="001B6627">
              <w:rPr>
                <w:rFonts w:hint="eastAsia"/>
              </w:rPr>
              <w:t>1</w:t>
            </w:r>
          </w:p>
        </w:tc>
        <w:tc>
          <w:tcPr>
            <w:tcW w:w="1984" w:type="dxa"/>
          </w:tcPr>
          <w:p w14:paraId="4715E78E" w14:textId="1CD9FBAB" w:rsidR="001B6627" w:rsidRPr="001B6627" w:rsidRDefault="001B6627" w:rsidP="001B6627">
            <w:pPr>
              <w:pStyle w:val="affe"/>
            </w:pPr>
            <w:r w:rsidRPr="001B6627">
              <w:rPr>
                <w:rFonts w:hint="eastAsia"/>
              </w:rPr>
              <w:t>新北市淡水區</w:t>
            </w:r>
          </w:p>
        </w:tc>
        <w:tc>
          <w:tcPr>
            <w:tcW w:w="1985" w:type="dxa"/>
          </w:tcPr>
          <w:p w14:paraId="2E6110FF" w14:textId="039A7077" w:rsidR="001B6627" w:rsidRPr="001B6627" w:rsidRDefault="001B6627" w:rsidP="001B6627">
            <w:pPr>
              <w:pStyle w:val="affe"/>
            </w:pPr>
            <w:r w:rsidRPr="001B6627">
              <w:rPr>
                <w:rFonts w:hint="eastAsia"/>
              </w:rPr>
              <w:t>新市國民小學</w:t>
            </w:r>
          </w:p>
        </w:tc>
        <w:tc>
          <w:tcPr>
            <w:tcW w:w="3543" w:type="dxa"/>
          </w:tcPr>
          <w:p w14:paraId="5CD5DB61" w14:textId="64955E1E" w:rsidR="001B6627" w:rsidRPr="001B6627" w:rsidRDefault="001B6627" w:rsidP="001B6627">
            <w:pPr>
              <w:pStyle w:val="affe"/>
            </w:pPr>
            <w:r w:rsidRPr="001B6627">
              <w:rPr>
                <w:rFonts w:hint="eastAsia"/>
              </w:rPr>
              <w:t>綠色學校認證、防災學校</w:t>
            </w:r>
          </w:p>
        </w:tc>
      </w:tr>
      <w:tr w:rsidR="001B6627" w14:paraId="65F30CDA" w14:textId="77777777" w:rsidTr="001B6627">
        <w:trPr>
          <w:trHeight w:val="60"/>
        </w:trPr>
        <w:tc>
          <w:tcPr>
            <w:tcW w:w="993" w:type="dxa"/>
            <w:vAlign w:val="center"/>
          </w:tcPr>
          <w:p w14:paraId="2F0F0B35" w14:textId="777AC3A9" w:rsidR="001B6627" w:rsidRPr="001B6627" w:rsidRDefault="001B6627" w:rsidP="001B6627">
            <w:pPr>
              <w:pStyle w:val="affe"/>
            </w:pPr>
            <w:r w:rsidRPr="001B6627">
              <w:rPr>
                <w:rFonts w:hint="eastAsia"/>
              </w:rPr>
              <w:t>2</w:t>
            </w:r>
          </w:p>
        </w:tc>
        <w:tc>
          <w:tcPr>
            <w:tcW w:w="1984" w:type="dxa"/>
          </w:tcPr>
          <w:p w14:paraId="6F2DC9A4" w14:textId="66359EB1" w:rsidR="001B6627" w:rsidRPr="001B6627" w:rsidRDefault="001B6627" w:rsidP="001B6627">
            <w:pPr>
              <w:pStyle w:val="affe"/>
            </w:pPr>
            <w:r w:rsidRPr="001B6627">
              <w:rPr>
                <w:rFonts w:hint="eastAsia"/>
              </w:rPr>
              <w:t>新北市新店區</w:t>
            </w:r>
          </w:p>
        </w:tc>
        <w:tc>
          <w:tcPr>
            <w:tcW w:w="1985" w:type="dxa"/>
          </w:tcPr>
          <w:p w14:paraId="4A9D8D2B" w14:textId="0A368F8B" w:rsidR="001B6627" w:rsidRPr="001B6627" w:rsidRDefault="001B6627" w:rsidP="001B6627">
            <w:pPr>
              <w:pStyle w:val="affe"/>
            </w:pPr>
            <w:r w:rsidRPr="001B6627">
              <w:rPr>
                <w:rFonts w:hint="eastAsia"/>
              </w:rPr>
              <w:t>青潭國民小學</w:t>
            </w:r>
          </w:p>
        </w:tc>
        <w:tc>
          <w:tcPr>
            <w:tcW w:w="3543" w:type="dxa"/>
          </w:tcPr>
          <w:p w14:paraId="193D7660" w14:textId="6FF59B8E" w:rsidR="001B6627" w:rsidRPr="001B6627" w:rsidRDefault="001B6627" w:rsidP="001B6627">
            <w:pPr>
              <w:pStyle w:val="affe"/>
            </w:pPr>
            <w:r w:rsidRPr="001B6627">
              <w:rPr>
                <w:rFonts w:hint="eastAsia"/>
              </w:rPr>
              <w:t>綠色學校認證、防災學校</w:t>
            </w:r>
          </w:p>
        </w:tc>
      </w:tr>
      <w:tr w:rsidR="001B6627" w14:paraId="02CB9F3A" w14:textId="77777777" w:rsidTr="001B6627">
        <w:trPr>
          <w:trHeight w:val="60"/>
        </w:trPr>
        <w:tc>
          <w:tcPr>
            <w:tcW w:w="993" w:type="dxa"/>
            <w:vAlign w:val="center"/>
          </w:tcPr>
          <w:p w14:paraId="4E9D0E62" w14:textId="77777777" w:rsidR="001B6627" w:rsidRPr="001B6627" w:rsidRDefault="001B6627" w:rsidP="001B6627">
            <w:pPr>
              <w:pStyle w:val="affe"/>
            </w:pPr>
            <w:r w:rsidRPr="001B6627">
              <w:rPr>
                <w:rFonts w:hint="eastAsia"/>
              </w:rPr>
              <w:t>3</w:t>
            </w:r>
          </w:p>
        </w:tc>
        <w:tc>
          <w:tcPr>
            <w:tcW w:w="1984" w:type="dxa"/>
          </w:tcPr>
          <w:p w14:paraId="7A3DAAAD" w14:textId="6B01B110" w:rsidR="001B6627" w:rsidRPr="001B6627" w:rsidRDefault="001B6627" w:rsidP="001B6627">
            <w:pPr>
              <w:pStyle w:val="affe"/>
            </w:pPr>
            <w:r w:rsidRPr="001B6627">
              <w:rPr>
                <w:rFonts w:hint="eastAsia"/>
              </w:rPr>
              <w:t>新北市板橋區</w:t>
            </w:r>
          </w:p>
        </w:tc>
        <w:tc>
          <w:tcPr>
            <w:tcW w:w="1985" w:type="dxa"/>
          </w:tcPr>
          <w:p w14:paraId="2AC9B053" w14:textId="082FBBCB" w:rsidR="001B6627" w:rsidRPr="001B6627" w:rsidRDefault="001B6627" w:rsidP="001B6627">
            <w:pPr>
              <w:pStyle w:val="affe"/>
            </w:pPr>
            <w:r w:rsidRPr="001B6627">
              <w:rPr>
                <w:rFonts w:hint="eastAsia"/>
              </w:rPr>
              <w:t>板橋國民小學</w:t>
            </w:r>
          </w:p>
        </w:tc>
        <w:tc>
          <w:tcPr>
            <w:tcW w:w="3543" w:type="dxa"/>
          </w:tcPr>
          <w:p w14:paraId="167E3533" w14:textId="0EEE1D60" w:rsidR="001B6627" w:rsidRPr="001B6627" w:rsidRDefault="001B6627" w:rsidP="001B6627">
            <w:pPr>
              <w:pStyle w:val="affe"/>
            </w:pPr>
            <w:r w:rsidRPr="001B6627">
              <w:rPr>
                <w:rFonts w:hint="eastAsia"/>
              </w:rPr>
              <w:t>酷學校種子學校</w:t>
            </w:r>
          </w:p>
        </w:tc>
      </w:tr>
      <w:tr w:rsidR="001B6627" w14:paraId="6F7C0499" w14:textId="77777777" w:rsidTr="001B6627">
        <w:trPr>
          <w:trHeight w:val="60"/>
        </w:trPr>
        <w:tc>
          <w:tcPr>
            <w:tcW w:w="993" w:type="dxa"/>
            <w:vAlign w:val="center"/>
          </w:tcPr>
          <w:p w14:paraId="58A8224D" w14:textId="77777777" w:rsidR="001B6627" w:rsidRPr="001B6627" w:rsidRDefault="001B6627" w:rsidP="001B6627">
            <w:pPr>
              <w:pStyle w:val="affe"/>
            </w:pPr>
            <w:r w:rsidRPr="001B6627">
              <w:rPr>
                <w:rFonts w:hint="eastAsia"/>
              </w:rPr>
              <w:t>4</w:t>
            </w:r>
          </w:p>
        </w:tc>
        <w:tc>
          <w:tcPr>
            <w:tcW w:w="1984" w:type="dxa"/>
          </w:tcPr>
          <w:p w14:paraId="4538C096" w14:textId="2142697B" w:rsidR="001B6627" w:rsidRPr="001B6627" w:rsidRDefault="001B6627" w:rsidP="001B6627">
            <w:pPr>
              <w:pStyle w:val="affe"/>
            </w:pPr>
            <w:r w:rsidRPr="001B6627">
              <w:rPr>
                <w:rFonts w:hint="eastAsia"/>
              </w:rPr>
              <w:t>新北市板橋區</w:t>
            </w:r>
          </w:p>
        </w:tc>
        <w:tc>
          <w:tcPr>
            <w:tcW w:w="1985" w:type="dxa"/>
          </w:tcPr>
          <w:p w14:paraId="2D411874" w14:textId="1298C4BB" w:rsidR="001B6627" w:rsidRPr="001B6627" w:rsidRDefault="001B6627" w:rsidP="001B6627">
            <w:pPr>
              <w:pStyle w:val="affe"/>
            </w:pPr>
            <w:r w:rsidRPr="001B6627">
              <w:rPr>
                <w:rFonts w:hint="eastAsia"/>
              </w:rPr>
              <w:t>沙崙國民小學</w:t>
            </w:r>
          </w:p>
        </w:tc>
        <w:tc>
          <w:tcPr>
            <w:tcW w:w="3543" w:type="dxa"/>
          </w:tcPr>
          <w:p w14:paraId="3553EB70" w14:textId="2334849F" w:rsidR="001B6627" w:rsidRPr="001B6627" w:rsidRDefault="001B6627" w:rsidP="001B6627">
            <w:pPr>
              <w:pStyle w:val="affe"/>
            </w:pPr>
            <w:r w:rsidRPr="001B6627">
              <w:rPr>
                <w:rFonts w:hint="eastAsia"/>
              </w:rPr>
              <w:t>酷學校種子學校</w:t>
            </w:r>
          </w:p>
        </w:tc>
      </w:tr>
      <w:tr w:rsidR="001B6627" w14:paraId="10B78A5C" w14:textId="77777777" w:rsidTr="001B6627">
        <w:trPr>
          <w:trHeight w:val="131"/>
        </w:trPr>
        <w:tc>
          <w:tcPr>
            <w:tcW w:w="993" w:type="dxa"/>
            <w:vAlign w:val="center"/>
          </w:tcPr>
          <w:p w14:paraId="03C9446B" w14:textId="77777777" w:rsidR="001B6627" w:rsidRPr="001B6627" w:rsidRDefault="001B6627" w:rsidP="001B6627">
            <w:pPr>
              <w:pStyle w:val="affe"/>
            </w:pPr>
            <w:r w:rsidRPr="001B6627">
              <w:rPr>
                <w:rFonts w:hint="eastAsia"/>
              </w:rPr>
              <w:lastRenderedPageBreak/>
              <w:t>5</w:t>
            </w:r>
          </w:p>
        </w:tc>
        <w:tc>
          <w:tcPr>
            <w:tcW w:w="1984" w:type="dxa"/>
          </w:tcPr>
          <w:p w14:paraId="5B526076" w14:textId="4A033A19" w:rsidR="001B6627" w:rsidRPr="001B6627" w:rsidRDefault="001B6627" w:rsidP="001B6627">
            <w:pPr>
              <w:pStyle w:val="affe"/>
            </w:pPr>
            <w:r w:rsidRPr="001B6627">
              <w:rPr>
                <w:rFonts w:hint="eastAsia"/>
              </w:rPr>
              <w:t>新北市板橋區</w:t>
            </w:r>
          </w:p>
        </w:tc>
        <w:tc>
          <w:tcPr>
            <w:tcW w:w="1985" w:type="dxa"/>
          </w:tcPr>
          <w:p w14:paraId="024B736D" w14:textId="2B8C4C9F" w:rsidR="001B6627" w:rsidRPr="001B6627" w:rsidRDefault="001B6627" w:rsidP="001B6627">
            <w:pPr>
              <w:pStyle w:val="affe"/>
            </w:pPr>
            <w:r w:rsidRPr="001B6627">
              <w:rPr>
                <w:rFonts w:hint="eastAsia"/>
              </w:rPr>
              <w:t>信義國民小學</w:t>
            </w:r>
          </w:p>
        </w:tc>
        <w:tc>
          <w:tcPr>
            <w:tcW w:w="3543" w:type="dxa"/>
          </w:tcPr>
          <w:p w14:paraId="2397C6EF" w14:textId="627F6995" w:rsidR="001B6627" w:rsidRPr="001B6627" w:rsidRDefault="001B6627" w:rsidP="001B6627">
            <w:pPr>
              <w:pStyle w:val="affe"/>
            </w:pPr>
            <w:r w:rsidRPr="001B6627">
              <w:rPr>
                <w:rFonts w:hint="eastAsia"/>
              </w:rPr>
              <w:t>酷學校種子學校</w:t>
            </w:r>
          </w:p>
        </w:tc>
      </w:tr>
      <w:tr w:rsidR="001B6627" w14:paraId="75DCC74C" w14:textId="77777777" w:rsidTr="001B6627">
        <w:trPr>
          <w:trHeight w:val="169"/>
        </w:trPr>
        <w:tc>
          <w:tcPr>
            <w:tcW w:w="993" w:type="dxa"/>
            <w:vAlign w:val="center"/>
          </w:tcPr>
          <w:p w14:paraId="6C439322" w14:textId="77777777" w:rsidR="001B6627" w:rsidRPr="001B6627" w:rsidRDefault="001B6627" w:rsidP="001B6627">
            <w:pPr>
              <w:pStyle w:val="affe"/>
            </w:pPr>
            <w:r w:rsidRPr="001B6627">
              <w:t>6</w:t>
            </w:r>
          </w:p>
        </w:tc>
        <w:tc>
          <w:tcPr>
            <w:tcW w:w="1984" w:type="dxa"/>
          </w:tcPr>
          <w:p w14:paraId="77706387" w14:textId="6DF37D3A" w:rsidR="001B6627" w:rsidRPr="001B6627" w:rsidRDefault="001B6627" w:rsidP="001B6627">
            <w:pPr>
              <w:pStyle w:val="affe"/>
            </w:pPr>
            <w:r w:rsidRPr="001B6627">
              <w:rPr>
                <w:rFonts w:hint="eastAsia"/>
              </w:rPr>
              <w:t>新北市三峽區</w:t>
            </w:r>
          </w:p>
        </w:tc>
        <w:tc>
          <w:tcPr>
            <w:tcW w:w="1985" w:type="dxa"/>
          </w:tcPr>
          <w:p w14:paraId="2DA72CB4" w14:textId="041F47E8" w:rsidR="001B6627" w:rsidRPr="001B6627" w:rsidRDefault="001B6627" w:rsidP="001B6627">
            <w:pPr>
              <w:pStyle w:val="affe"/>
            </w:pPr>
            <w:r w:rsidRPr="001B6627">
              <w:rPr>
                <w:rFonts w:hint="eastAsia"/>
              </w:rPr>
              <w:t>民義國民小學</w:t>
            </w:r>
          </w:p>
        </w:tc>
        <w:tc>
          <w:tcPr>
            <w:tcW w:w="3543" w:type="dxa"/>
          </w:tcPr>
          <w:p w14:paraId="016AB635" w14:textId="52A48E50" w:rsidR="001B6627" w:rsidRPr="001B6627" w:rsidRDefault="001B6627" w:rsidP="001B6627">
            <w:pPr>
              <w:pStyle w:val="affe"/>
            </w:pPr>
            <w:r w:rsidRPr="001B6627">
              <w:rPr>
                <w:rFonts w:hint="eastAsia"/>
              </w:rPr>
              <w:t>酷學校種子學校</w:t>
            </w:r>
          </w:p>
        </w:tc>
      </w:tr>
    </w:tbl>
    <w:p w14:paraId="1F6FBBEB" w14:textId="3A0B24D9" w:rsidR="00724632" w:rsidRPr="00071126" w:rsidRDefault="00724632" w:rsidP="00724632">
      <w:pPr>
        <w:pStyle w:val="5"/>
      </w:pPr>
      <w:r>
        <w:rPr>
          <w:rFonts w:hint="eastAsia"/>
        </w:rPr>
        <w:t>辦理</w:t>
      </w:r>
      <w:r w:rsidRPr="00071126">
        <w:rPr>
          <w:rFonts w:hint="eastAsia"/>
        </w:rPr>
        <w:t>時間：預計</w:t>
      </w:r>
      <w:r w:rsidRPr="00071126">
        <w:rPr>
          <w:rFonts w:hint="eastAsia"/>
        </w:rPr>
        <w:t>11</w:t>
      </w:r>
      <w:r w:rsidR="001B6627">
        <w:rPr>
          <w:rFonts w:hint="eastAsia"/>
        </w:rPr>
        <w:t>4</w:t>
      </w:r>
      <w:r w:rsidRPr="00071126">
        <w:rPr>
          <w:rFonts w:hint="eastAsia"/>
        </w:rPr>
        <w:t>年</w:t>
      </w:r>
      <w:r w:rsidRPr="00071126">
        <w:rPr>
          <w:rFonts w:hint="eastAsia"/>
        </w:rPr>
        <w:t>6</w:t>
      </w:r>
      <w:r>
        <w:rPr>
          <w:rFonts w:hint="eastAsia"/>
        </w:rPr>
        <w:t>至</w:t>
      </w:r>
      <w:r w:rsidRPr="00071126">
        <w:rPr>
          <w:rFonts w:hint="eastAsia"/>
        </w:rPr>
        <w:t>10</w:t>
      </w:r>
      <w:r w:rsidRPr="00071126">
        <w:rPr>
          <w:rFonts w:hint="eastAsia"/>
        </w:rPr>
        <w:t>月舉行</w:t>
      </w:r>
    </w:p>
    <w:p w14:paraId="1C88EFA7" w14:textId="730954E3" w:rsidR="00724632" w:rsidRDefault="00724632" w:rsidP="00DF39C4">
      <w:pPr>
        <w:pStyle w:val="5"/>
        <w:jc w:val="both"/>
      </w:pPr>
      <w:r>
        <w:rPr>
          <w:rFonts w:hint="eastAsia"/>
        </w:rPr>
        <w:t>執行方式：</w:t>
      </w:r>
      <w:r w:rsidR="00790310">
        <w:rPr>
          <w:rFonts w:hint="eastAsia"/>
        </w:rPr>
        <w:t>利用</w:t>
      </w:r>
      <w:r w:rsidR="00236154">
        <w:rPr>
          <w:rFonts w:hint="eastAsia"/>
        </w:rPr>
        <w:t>新北水保探險島</w:t>
      </w:r>
      <w:r w:rsidR="00236154">
        <w:t>Gather Town</w:t>
      </w:r>
      <w:r w:rsidR="00790310">
        <w:rPr>
          <w:rFonts w:hint="eastAsia"/>
        </w:rPr>
        <w:t>以</w:t>
      </w:r>
      <w:r>
        <w:rPr>
          <w:rFonts w:hint="eastAsia"/>
        </w:rPr>
        <w:t>線上宣導</w:t>
      </w:r>
      <w:r w:rsidR="00236154">
        <w:rPr>
          <w:rFonts w:hint="eastAsia"/>
        </w:rPr>
        <w:t>方式</w:t>
      </w:r>
      <w:r w:rsidR="00790310">
        <w:rPr>
          <w:rFonts w:hint="eastAsia"/>
        </w:rPr>
        <w:t>作為</w:t>
      </w:r>
      <w:r>
        <w:rPr>
          <w:rFonts w:hint="eastAsia"/>
        </w:rPr>
        <w:t>宣導活動，建構完整水保知識網絡，以寓教於樂方式讓學童動手體驗，教育向下扎根，向外擴展。</w:t>
      </w:r>
      <w:r w:rsidR="00603346">
        <w:rPr>
          <w:rFonts w:hint="eastAsia"/>
        </w:rPr>
        <w:t>詳細執行規劃請參閱「</w:t>
      </w:r>
      <w:r w:rsidR="00603346" w:rsidRPr="00F648F1">
        <w:rPr>
          <w:rFonts w:hint="eastAsia"/>
          <w:highlight w:val="yellow"/>
        </w:rPr>
        <w:t>附件二、</w:t>
      </w:r>
      <w:r w:rsidR="00E438B3" w:rsidRPr="00F648F1">
        <w:rPr>
          <w:highlight w:val="yellow"/>
        </w:rPr>
        <w:t>水土保持</w:t>
      </w:r>
      <w:r w:rsidR="00E438B3" w:rsidRPr="00F648F1">
        <w:rPr>
          <w:rFonts w:hint="eastAsia"/>
          <w:highlight w:val="yellow"/>
        </w:rPr>
        <w:t>酷學校合作推廣</w:t>
      </w:r>
      <w:r w:rsidR="00E438B3" w:rsidRPr="00F648F1">
        <w:rPr>
          <w:rFonts w:hint="eastAsia"/>
          <w:highlight w:val="yellow"/>
        </w:rPr>
        <w:t>6</w:t>
      </w:r>
      <w:r w:rsidR="00E438B3" w:rsidRPr="00F648F1">
        <w:rPr>
          <w:rFonts w:hint="eastAsia"/>
          <w:highlight w:val="yellow"/>
        </w:rPr>
        <w:t>場次</w:t>
      </w:r>
      <w:r w:rsidR="00E438B3">
        <w:rPr>
          <w:rFonts w:hint="eastAsia"/>
        </w:rPr>
        <w:t>」。</w:t>
      </w:r>
    </w:p>
    <w:p w14:paraId="0CABC8B5" w14:textId="49FE28AC" w:rsidR="00724632" w:rsidRDefault="00724632" w:rsidP="008116C9">
      <w:pPr>
        <w:pStyle w:val="5"/>
      </w:pPr>
      <w:r>
        <w:rPr>
          <w:rFonts w:hint="eastAsia"/>
        </w:rPr>
        <w:t>活動效益：</w:t>
      </w:r>
      <w:r w:rsidR="001B6627" w:rsidRPr="001B6627">
        <w:rPr>
          <w:rFonts w:hint="eastAsia"/>
        </w:rPr>
        <w:t>本計畫透過線上校園巡迴宣導活動與多元教具資源，深化水土保持環境教育於校園，提升師生對水保議題的認識與關注。活動設計結合趣味影片賞析與互動式遊戲體驗，以淺顯易懂的方式建立關鍵知識點，使學習過程更加生動有趣，進而強化水土保持意識，促使水保知識內化於日常生活之中。</w:t>
      </w:r>
    </w:p>
    <w:p w14:paraId="494D0B45" w14:textId="3A1811C1" w:rsidR="0001251E" w:rsidRDefault="0001251E" w:rsidP="008116C9">
      <w:pPr>
        <w:pStyle w:val="5"/>
      </w:pPr>
      <w:r>
        <w:rPr>
          <w:rFonts w:hint="eastAsia"/>
        </w:rPr>
        <w:t>去</w:t>
      </w:r>
      <w:r w:rsidR="001B6627">
        <w:rPr>
          <w:rFonts w:hint="eastAsia"/>
        </w:rPr>
        <w:t>(113)</w:t>
      </w:r>
      <w:r>
        <w:rPr>
          <w:rFonts w:hint="eastAsia"/>
        </w:rPr>
        <w:t>年度活動執行情形</w:t>
      </w:r>
      <w:r w:rsidR="006E3D94">
        <w:rPr>
          <w:rFonts w:hint="eastAsia"/>
        </w:rPr>
        <w:t>：</w:t>
      </w:r>
    </w:p>
    <w:p w14:paraId="41F43A46" w14:textId="244BA40A" w:rsidR="00C3669C" w:rsidRDefault="00C3669C" w:rsidP="00C3669C">
      <w:pPr>
        <w:pStyle w:val="afff2"/>
      </w:pPr>
      <w:r>
        <w:drawing>
          <wp:inline distT="0" distB="0" distL="0" distR="0" wp14:anchorId="04E0D101" wp14:editId="40B091C6">
            <wp:extent cx="4440115" cy="3141970"/>
            <wp:effectExtent l="0" t="0" r="0" b="1905"/>
            <wp:docPr id="118788724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7247" name="圖片 1187887247"/>
                    <pic:cNvPicPr/>
                  </pic:nvPicPr>
                  <pic:blipFill>
                    <a:blip r:embed="rId26">
                      <a:extLst>
                        <a:ext uri="{28A0092B-C50C-407E-A947-70E740481C1C}">
                          <a14:useLocalDpi xmlns:a14="http://schemas.microsoft.com/office/drawing/2010/main" val="0"/>
                        </a:ext>
                      </a:extLst>
                    </a:blip>
                    <a:stretch>
                      <a:fillRect/>
                    </a:stretch>
                  </pic:blipFill>
                  <pic:spPr>
                    <a:xfrm>
                      <a:off x="0" y="0"/>
                      <a:ext cx="4442687" cy="3143790"/>
                    </a:xfrm>
                    <a:prstGeom prst="rect">
                      <a:avLst/>
                    </a:prstGeom>
                  </pic:spPr>
                </pic:pic>
              </a:graphicData>
            </a:graphic>
          </wp:inline>
        </w:drawing>
      </w:r>
    </w:p>
    <w:p w14:paraId="04D3CEFF" w14:textId="48333410" w:rsidR="001B6627" w:rsidRDefault="00A14AEC" w:rsidP="001B6627">
      <w:pPr>
        <w:pStyle w:val="aff7"/>
      </w:pPr>
      <w:bookmarkStart w:id="56" w:name="_Toc191996159"/>
      <w:r w:rsidRPr="00557584">
        <w:rPr>
          <w:rFonts w:hint="eastAsia"/>
        </w:rPr>
        <w:lastRenderedPageBreak/>
        <w:t>圖</w:t>
      </w:r>
      <w:r w:rsidRPr="00557584">
        <w:rPr>
          <w:rFonts w:hint="eastAsia"/>
        </w:rPr>
        <w:t xml:space="preserve"> 2</w:t>
      </w:r>
      <w:r w:rsidRPr="00A14AEC">
        <w:noBreakHyphen/>
      </w:r>
      <w:r w:rsidRPr="00A14AEC">
        <w:fldChar w:fldCharType="begin"/>
      </w:r>
      <w:r w:rsidRPr="00A14AEC">
        <w:instrText xml:space="preserve"> </w:instrText>
      </w:r>
      <w:r w:rsidRPr="00A14AEC">
        <w:rPr>
          <w:rFonts w:hint="eastAsia"/>
        </w:rPr>
        <w:instrText xml:space="preserve">SEQ </w:instrText>
      </w:r>
      <w:r w:rsidRPr="00A14AEC">
        <w:rPr>
          <w:rFonts w:hint="eastAsia"/>
        </w:rPr>
        <w:instrText>圖</w:instrText>
      </w:r>
      <w:r w:rsidRPr="00A14AEC">
        <w:rPr>
          <w:rFonts w:hint="eastAsia"/>
        </w:rPr>
        <w:instrText xml:space="preserve"> \* ARABIC \s 1</w:instrText>
      </w:r>
      <w:r w:rsidRPr="00A14AEC">
        <w:instrText xml:space="preserve"> </w:instrText>
      </w:r>
      <w:r w:rsidRPr="00A14AEC">
        <w:fldChar w:fldCharType="separate"/>
      </w:r>
      <w:r w:rsidR="00E90F37">
        <w:rPr>
          <w:noProof/>
        </w:rPr>
        <w:t>2</w:t>
      </w:r>
      <w:r w:rsidRPr="00A14AEC">
        <w:fldChar w:fldCharType="end"/>
      </w:r>
      <w:r w:rsidRPr="00A14AEC">
        <w:rPr>
          <w:rFonts w:hint="eastAsia"/>
        </w:rPr>
        <w:t xml:space="preserve"> </w:t>
      </w:r>
      <w:r w:rsidRPr="00A14AEC">
        <w:rPr>
          <w:rFonts w:hint="eastAsia"/>
        </w:rPr>
        <w:t>去</w:t>
      </w:r>
      <w:r w:rsidR="001B6627">
        <w:rPr>
          <w:rFonts w:hint="eastAsia"/>
        </w:rPr>
        <w:t>(113)</w:t>
      </w:r>
      <w:r w:rsidRPr="00A14AEC">
        <w:rPr>
          <w:rFonts w:hint="eastAsia"/>
        </w:rPr>
        <w:t>年度</w:t>
      </w:r>
      <w:r w:rsidR="006E3D94">
        <w:rPr>
          <w:rFonts w:hint="eastAsia"/>
        </w:rPr>
        <w:t>校園宣導</w:t>
      </w:r>
      <w:r w:rsidRPr="00A14AEC">
        <w:rPr>
          <w:rFonts w:hint="eastAsia"/>
        </w:rPr>
        <w:t>活動執行展示</w:t>
      </w:r>
      <w:bookmarkEnd w:id="56"/>
    </w:p>
    <w:p w14:paraId="77E2C56C" w14:textId="2C286AFD" w:rsidR="001B6627" w:rsidRDefault="001B6627" w:rsidP="001B6627">
      <w:pPr>
        <w:pStyle w:val="afff2"/>
      </w:pPr>
      <w:r w:rsidRPr="001B6627">
        <w:drawing>
          <wp:inline distT="0" distB="0" distL="0" distR="0" wp14:anchorId="68369004" wp14:editId="34834CDC">
            <wp:extent cx="5261610" cy="1859280"/>
            <wp:effectExtent l="0" t="0" r="0" b="7620"/>
            <wp:docPr id="87326192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1610" cy="1859280"/>
                    </a:xfrm>
                    <a:prstGeom prst="rect">
                      <a:avLst/>
                    </a:prstGeom>
                    <a:noFill/>
                  </pic:spPr>
                </pic:pic>
              </a:graphicData>
            </a:graphic>
          </wp:inline>
        </w:drawing>
      </w:r>
    </w:p>
    <w:p w14:paraId="37CCDB32" w14:textId="4F176167" w:rsidR="00CC6A52" w:rsidRPr="00850568" w:rsidRDefault="006E3D94" w:rsidP="001B6627">
      <w:pPr>
        <w:pStyle w:val="aff7"/>
      </w:pPr>
      <w:bookmarkStart w:id="57" w:name="_Toc191996160"/>
      <w:r w:rsidRPr="00557584">
        <w:rPr>
          <w:rFonts w:hint="eastAsia"/>
        </w:rPr>
        <w:t>圖</w:t>
      </w:r>
      <w:r w:rsidRPr="00557584">
        <w:rPr>
          <w:rFonts w:hint="eastAsia"/>
        </w:rPr>
        <w:t xml:space="preserve"> 2</w:t>
      </w:r>
      <w:r w:rsidRPr="006E3D94">
        <w:noBreakHyphen/>
      </w:r>
      <w:r w:rsidRPr="006E3D94">
        <w:fldChar w:fldCharType="begin"/>
      </w:r>
      <w:r w:rsidRPr="006E3D94">
        <w:instrText xml:space="preserve"> </w:instrText>
      </w:r>
      <w:r w:rsidRPr="006E3D94">
        <w:rPr>
          <w:rFonts w:hint="eastAsia"/>
        </w:rPr>
        <w:instrText xml:space="preserve">SEQ </w:instrText>
      </w:r>
      <w:r w:rsidRPr="006E3D94">
        <w:rPr>
          <w:rFonts w:hint="eastAsia"/>
        </w:rPr>
        <w:instrText>圖</w:instrText>
      </w:r>
      <w:r w:rsidRPr="006E3D94">
        <w:rPr>
          <w:rFonts w:hint="eastAsia"/>
        </w:rPr>
        <w:instrText xml:space="preserve"> \* ARABIC \s 1</w:instrText>
      </w:r>
      <w:r w:rsidRPr="006E3D94">
        <w:instrText xml:space="preserve"> </w:instrText>
      </w:r>
      <w:r w:rsidRPr="006E3D94">
        <w:fldChar w:fldCharType="separate"/>
      </w:r>
      <w:r w:rsidR="00E90F37">
        <w:rPr>
          <w:noProof/>
        </w:rPr>
        <w:t>3</w:t>
      </w:r>
      <w:r w:rsidRPr="006E3D94">
        <w:fldChar w:fldCharType="end"/>
      </w:r>
      <w:r w:rsidRPr="006E3D94">
        <w:rPr>
          <w:rFonts w:hint="eastAsia"/>
        </w:rPr>
        <w:t xml:space="preserve"> </w:t>
      </w:r>
      <w:r w:rsidRPr="006E3D94">
        <w:rPr>
          <w:rFonts w:hint="eastAsia"/>
        </w:rPr>
        <w:t>去</w:t>
      </w:r>
      <w:r w:rsidR="001B6627">
        <w:rPr>
          <w:rFonts w:hint="eastAsia"/>
        </w:rPr>
        <w:t>(113)</w:t>
      </w:r>
      <w:r w:rsidRPr="006E3D94">
        <w:rPr>
          <w:rFonts w:hint="eastAsia"/>
        </w:rPr>
        <w:t>年度</w:t>
      </w:r>
      <w:r>
        <w:rPr>
          <w:rFonts w:hint="eastAsia"/>
        </w:rPr>
        <w:t>校園宣導</w:t>
      </w:r>
      <w:r w:rsidRPr="00A14AEC">
        <w:rPr>
          <w:rFonts w:hint="eastAsia"/>
        </w:rPr>
        <w:t>活動</w:t>
      </w:r>
      <w:r>
        <w:rPr>
          <w:rFonts w:hint="eastAsia"/>
        </w:rPr>
        <w:t>學習單回饋</w:t>
      </w:r>
      <w:r w:rsidRPr="006E3D94">
        <w:rPr>
          <w:rFonts w:hint="eastAsia"/>
        </w:rPr>
        <w:t>展示</w:t>
      </w:r>
      <w:bookmarkEnd w:id="57"/>
    </w:p>
    <w:p w14:paraId="1DDAF51B" w14:textId="00B2537C" w:rsidR="00CC0B83" w:rsidRDefault="00BE545D" w:rsidP="00B87375">
      <w:pPr>
        <w:pStyle w:val="3"/>
        <w:spacing w:before="190"/>
      </w:pPr>
      <w:bookmarkStart w:id="58" w:name="_Ref166335393"/>
      <w:r w:rsidRPr="00BE545D">
        <w:rPr>
          <w:rFonts w:hint="eastAsia"/>
        </w:rPr>
        <w:t>配合農村水保署主題性活動設攤</w:t>
      </w:r>
      <w:r w:rsidRPr="00BE545D">
        <w:rPr>
          <w:rFonts w:hint="eastAsia"/>
        </w:rPr>
        <w:t>4</w:t>
      </w:r>
      <w:r w:rsidRPr="00BE545D">
        <w:rPr>
          <w:rFonts w:hint="eastAsia"/>
        </w:rPr>
        <w:t>場</w:t>
      </w:r>
      <w:bookmarkEnd w:id="58"/>
    </w:p>
    <w:p w14:paraId="7CA45C57" w14:textId="3BD0753D" w:rsidR="008116C9" w:rsidRDefault="008116C9" w:rsidP="00DF39C4">
      <w:pPr>
        <w:pStyle w:val="30"/>
        <w:jc w:val="both"/>
      </w:pPr>
      <w:r w:rsidRPr="008116C9">
        <w:rPr>
          <w:rFonts w:hint="eastAsia"/>
        </w:rPr>
        <w:t>去年度本團隊協助</w:t>
      </w:r>
      <w:r w:rsidR="00E571E2">
        <w:rPr>
          <w:rFonts w:hint="eastAsia"/>
        </w:rPr>
        <w:t>貴局</w:t>
      </w:r>
      <w:r w:rsidR="001B6627">
        <w:rPr>
          <w:rFonts w:hint="eastAsia"/>
        </w:rPr>
        <w:t>成功</w:t>
      </w:r>
      <w:r w:rsidR="00E571E2">
        <w:rPr>
          <w:rFonts w:hint="eastAsia"/>
        </w:rPr>
        <w:t>完成</w:t>
      </w:r>
      <w:r w:rsidR="00334A38">
        <w:rPr>
          <w:rFonts w:hint="eastAsia"/>
        </w:rPr>
        <w:t>Gather Town</w:t>
      </w:r>
      <w:r w:rsidR="005A54FA">
        <w:rPr>
          <w:rFonts w:hint="eastAsia"/>
        </w:rPr>
        <w:t>教具</w:t>
      </w:r>
      <w:r w:rsidR="00E571E2">
        <w:rPr>
          <w:rFonts w:hint="eastAsia"/>
        </w:rPr>
        <w:t>「新北水保探險島」科技線上</w:t>
      </w:r>
      <w:r w:rsidR="006E138F">
        <w:rPr>
          <w:rFonts w:hint="eastAsia"/>
        </w:rPr>
        <w:t>平台，透過</w:t>
      </w:r>
      <w:r w:rsidR="001B6627" w:rsidRPr="001B6627">
        <w:t>嶄新的故事情節和冒險設計，引領體驗者一步步探索環境永續與水土保持知識。平台的設計具備高度延伸性，可持續擴展新的故事劇情和互動遊戲，未來幾年將可持續運作，並不斷更新，豐富使用者體驗。</w:t>
      </w:r>
    </w:p>
    <w:p w14:paraId="3AB19775" w14:textId="2A2FDEDE" w:rsidR="00696E6A" w:rsidRPr="008116C9" w:rsidRDefault="001B6627" w:rsidP="005A54FA">
      <w:pPr>
        <w:pStyle w:val="30"/>
      </w:pPr>
      <w:r w:rsidRPr="001B6627">
        <w:rPr>
          <w:rFonts w:hint="eastAsia"/>
        </w:rPr>
        <w:t>去年度最終完成</w:t>
      </w:r>
      <w:r w:rsidRPr="001B6627">
        <w:rPr>
          <w:rFonts w:hint="eastAsia"/>
        </w:rPr>
        <w:t>4</w:t>
      </w:r>
      <w:r w:rsidRPr="001B6627">
        <w:rPr>
          <w:rFonts w:hint="eastAsia"/>
        </w:rPr>
        <w:t>場次擺攤宣導活動，並將「新北水保探險島」廣泛推向公眾，預計擴散人數達</w:t>
      </w:r>
      <w:r w:rsidRPr="001B6627">
        <w:rPr>
          <w:rFonts w:hint="eastAsia"/>
        </w:rPr>
        <w:t>8000</w:t>
      </w:r>
      <w:r w:rsidRPr="001B6627">
        <w:rPr>
          <w:rFonts w:hint="eastAsia"/>
        </w:rPr>
        <w:t>人，讓水土保持理念得以透過新科技平台快速傳遞，並結合教育與趣味性，讓更多人主動學習水土保持知識。今年度，本團將延續去年的成果，持續推動水保教育並擴大影響力。</w:t>
      </w:r>
    </w:p>
    <w:p w14:paraId="73F9C2FB" w14:textId="77777777" w:rsidR="00CC0B83" w:rsidRDefault="00CC0B83" w:rsidP="0080713B">
      <w:pPr>
        <w:pStyle w:val="4"/>
        <w:numPr>
          <w:ilvl w:val="0"/>
          <w:numId w:val="26"/>
        </w:numPr>
        <w:spacing w:before="190"/>
      </w:pPr>
      <w:r>
        <w:rPr>
          <w:rFonts w:hint="eastAsia"/>
        </w:rPr>
        <w:t>執行目標</w:t>
      </w:r>
    </w:p>
    <w:p w14:paraId="4FB9FD89" w14:textId="7696515D" w:rsidR="00C952E3" w:rsidRPr="00E644A0" w:rsidRDefault="001B6627" w:rsidP="00E644A0">
      <w:pPr>
        <w:pStyle w:val="41"/>
      </w:pPr>
      <w:r w:rsidRPr="001B6627">
        <w:rPr>
          <w:rFonts w:hint="eastAsia"/>
        </w:rPr>
        <w:t>為達成水保知識擴散之目標，將繼續與農村水保署及各縣市環境友好單位合作，</w:t>
      </w:r>
      <w:r w:rsidR="00E7233C">
        <w:rPr>
          <w:rFonts w:hint="eastAsia"/>
        </w:rPr>
        <w:t>參與</w:t>
      </w:r>
      <w:r w:rsidRPr="001B6627">
        <w:rPr>
          <w:rFonts w:hint="eastAsia"/>
        </w:rPr>
        <w:t>主題性活動。本團負責配合貴局推廣宣導，並負責相關活動事宜的執行，包括聯繫接洽、場地動線安排、展出內容規劃、流程控管以及活動的實際執行。透過</w:t>
      </w:r>
      <w:r w:rsidRPr="001B6627">
        <w:rPr>
          <w:rFonts w:hint="eastAsia"/>
        </w:rPr>
        <w:lastRenderedPageBreak/>
        <w:t>這些活動，將進一步促進水土保持知識的普及，擴大影響範圍，並提升民眾對環境永續與水土保持議題的認識與參與。</w:t>
      </w:r>
    </w:p>
    <w:p w14:paraId="2D404F68" w14:textId="77777777" w:rsidR="00CC0B83" w:rsidRDefault="00CC0B83" w:rsidP="00CC0B83">
      <w:pPr>
        <w:pStyle w:val="4"/>
        <w:spacing w:before="190"/>
      </w:pPr>
      <w:r>
        <w:rPr>
          <w:rFonts w:hint="eastAsia"/>
        </w:rPr>
        <w:t>工作辦法</w:t>
      </w:r>
    </w:p>
    <w:p w14:paraId="17330C12" w14:textId="1CB6F2C3" w:rsidR="006545C6" w:rsidRDefault="00CF5019" w:rsidP="0080713B">
      <w:pPr>
        <w:pStyle w:val="5"/>
        <w:numPr>
          <w:ilvl w:val="0"/>
          <w:numId w:val="27"/>
        </w:numPr>
      </w:pPr>
      <w:r>
        <w:rPr>
          <w:rFonts w:hint="eastAsia"/>
        </w:rPr>
        <w:t>活動場次：</w:t>
      </w:r>
      <w:r w:rsidR="00E7233C">
        <w:rPr>
          <w:rFonts w:hint="eastAsia"/>
        </w:rPr>
        <w:t>共計</w:t>
      </w:r>
      <w:r w:rsidR="00E7233C" w:rsidRPr="00E7233C">
        <w:t>4</w:t>
      </w:r>
      <w:r w:rsidR="00E7233C" w:rsidRPr="00E7233C">
        <w:rPr>
          <w:rFonts w:hint="eastAsia"/>
        </w:rPr>
        <w:t>場次，根據調查與聯繫，目前年度活動尚未全數公告，但據本團隊過往豐富的執行經驗，有固定的大型活動可以參與，建議如下，詳細擺攤活動之選擇，後續將與貴局討論後議定之。</w:t>
      </w:r>
    </w:p>
    <w:p w14:paraId="14609DA1" w14:textId="797C4353" w:rsidR="00395ABD" w:rsidRDefault="00395ABD" w:rsidP="00395ABD">
      <w:pPr>
        <w:pStyle w:val="aff7"/>
      </w:pPr>
      <w:bookmarkStart w:id="59" w:name="_Toc191987985"/>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sidR="00E90F37">
        <w:rPr>
          <w:noProof/>
        </w:rPr>
        <w:t>3</w:t>
      </w:r>
      <w:r>
        <w:fldChar w:fldCharType="end"/>
      </w:r>
      <w:r>
        <w:rPr>
          <w:rFonts w:hint="eastAsia"/>
        </w:rPr>
        <w:t xml:space="preserve"> 1</w:t>
      </w:r>
      <w:r>
        <w:t>1</w:t>
      </w:r>
      <w:r w:rsidR="00D630C9">
        <w:t>3</w:t>
      </w:r>
      <w:r>
        <w:rPr>
          <w:rFonts w:hint="eastAsia"/>
        </w:rPr>
        <w:t>年度</w:t>
      </w:r>
      <w:r w:rsidRPr="00395ABD">
        <w:rPr>
          <w:rFonts w:hint="eastAsia"/>
        </w:rPr>
        <w:t>水土保持主題性宣導活動表</w:t>
      </w:r>
      <w:r>
        <w:rPr>
          <w:rFonts w:hint="eastAsia"/>
        </w:rPr>
        <w:t>（暫定）</w:t>
      </w:r>
      <w:bookmarkEnd w:id="59"/>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559"/>
        <w:gridCol w:w="2835"/>
        <w:gridCol w:w="3119"/>
      </w:tblGrid>
      <w:tr w:rsidR="00395ABD" w14:paraId="0DE2C399" w14:textId="77777777" w:rsidTr="00E7233C">
        <w:trPr>
          <w:trHeight w:val="424"/>
          <w:tblHeader/>
        </w:trPr>
        <w:tc>
          <w:tcPr>
            <w:tcW w:w="851" w:type="dxa"/>
            <w:shd w:val="clear" w:color="auto" w:fill="A8D08D"/>
          </w:tcPr>
          <w:p w14:paraId="598BD3AC" w14:textId="77777777" w:rsidR="00395ABD" w:rsidRPr="00395ABD" w:rsidRDefault="00395ABD" w:rsidP="00395ABD">
            <w:pPr>
              <w:pStyle w:val="affc"/>
            </w:pPr>
            <w:r>
              <w:rPr>
                <w:rFonts w:hint="eastAsia"/>
              </w:rPr>
              <w:t>場次</w:t>
            </w:r>
          </w:p>
        </w:tc>
        <w:tc>
          <w:tcPr>
            <w:tcW w:w="1559" w:type="dxa"/>
            <w:shd w:val="clear" w:color="auto" w:fill="A8D08D"/>
          </w:tcPr>
          <w:p w14:paraId="64445170" w14:textId="77777777" w:rsidR="00395ABD" w:rsidRDefault="00395ABD" w:rsidP="00CF2D3F">
            <w:pPr>
              <w:pStyle w:val="affc"/>
            </w:pPr>
            <w:r>
              <w:rPr>
                <w:rFonts w:hint="eastAsia"/>
              </w:rPr>
              <w:t>日期</w:t>
            </w:r>
          </w:p>
        </w:tc>
        <w:tc>
          <w:tcPr>
            <w:tcW w:w="2835" w:type="dxa"/>
            <w:shd w:val="clear" w:color="auto" w:fill="A8D08D"/>
          </w:tcPr>
          <w:p w14:paraId="2BF51B5E" w14:textId="77777777" w:rsidR="00395ABD" w:rsidRDefault="00395ABD" w:rsidP="00CF2D3F">
            <w:pPr>
              <w:pStyle w:val="affc"/>
            </w:pPr>
            <w:r>
              <w:rPr>
                <w:rFonts w:hint="eastAsia"/>
              </w:rPr>
              <w:t>主辦單位</w:t>
            </w:r>
          </w:p>
        </w:tc>
        <w:tc>
          <w:tcPr>
            <w:tcW w:w="3119" w:type="dxa"/>
            <w:shd w:val="clear" w:color="auto" w:fill="A8D08D"/>
          </w:tcPr>
          <w:p w14:paraId="7527AB47" w14:textId="77777777" w:rsidR="00395ABD" w:rsidRDefault="00395ABD" w:rsidP="00CF2D3F">
            <w:pPr>
              <w:pStyle w:val="affc"/>
            </w:pPr>
            <w:r>
              <w:rPr>
                <w:rFonts w:hint="eastAsia"/>
              </w:rPr>
              <w:t>活動名稱</w:t>
            </w:r>
          </w:p>
        </w:tc>
      </w:tr>
      <w:tr w:rsidR="00E7233C" w14:paraId="68EE874A" w14:textId="77777777" w:rsidTr="00E7233C">
        <w:trPr>
          <w:trHeight w:val="666"/>
        </w:trPr>
        <w:tc>
          <w:tcPr>
            <w:tcW w:w="851" w:type="dxa"/>
            <w:vAlign w:val="center"/>
          </w:tcPr>
          <w:p w14:paraId="4F768159" w14:textId="77777777" w:rsidR="00E7233C" w:rsidRPr="00E7233C" w:rsidRDefault="00E7233C" w:rsidP="00E7233C">
            <w:pPr>
              <w:pStyle w:val="affe"/>
            </w:pPr>
            <w:r w:rsidRPr="00E7233C">
              <w:rPr>
                <w:rFonts w:hint="eastAsia"/>
              </w:rPr>
              <w:t>1</w:t>
            </w:r>
          </w:p>
        </w:tc>
        <w:tc>
          <w:tcPr>
            <w:tcW w:w="1559" w:type="dxa"/>
          </w:tcPr>
          <w:p w14:paraId="104D1916" w14:textId="64039AE6" w:rsidR="00E7233C" w:rsidRPr="00E7233C" w:rsidRDefault="00E7233C" w:rsidP="00E7233C">
            <w:pPr>
              <w:pStyle w:val="affe"/>
            </w:pPr>
            <w:r w:rsidRPr="00E7233C">
              <w:rPr>
                <w:rFonts w:hint="eastAsia"/>
              </w:rPr>
              <w:t>114</w:t>
            </w:r>
            <w:r w:rsidRPr="00E7233C">
              <w:rPr>
                <w:rFonts w:hint="eastAsia"/>
              </w:rPr>
              <w:t>年</w:t>
            </w:r>
            <w:r w:rsidRPr="00E7233C">
              <w:rPr>
                <w:rFonts w:hint="eastAsia"/>
              </w:rPr>
              <w:t>7</w:t>
            </w:r>
            <w:r w:rsidRPr="00E7233C">
              <w:rPr>
                <w:rFonts w:hint="eastAsia"/>
              </w:rPr>
              <w:t>月</w:t>
            </w:r>
          </w:p>
        </w:tc>
        <w:tc>
          <w:tcPr>
            <w:tcW w:w="2835" w:type="dxa"/>
          </w:tcPr>
          <w:p w14:paraId="78C82E17" w14:textId="182E5BFA" w:rsidR="00E7233C" w:rsidRPr="00E7233C" w:rsidRDefault="00E7233C" w:rsidP="00E7233C">
            <w:pPr>
              <w:pStyle w:val="affe"/>
            </w:pPr>
            <w:r w:rsidRPr="00E7233C">
              <w:rPr>
                <w:rFonts w:hint="eastAsia"/>
              </w:rPr>
              <w:t>基隆市政府</w:t>
            </w:r>
          </w:p>
        </w:tc>
        <w:tc>
          <w:tcPr>
            <w:tcW w:w="3119" w:type="dxa"/>
          </w:tcPr>
          <w:p w14:paraId="51A2ADB3" w14:textId="0A529C94" w:rsidR="00E7233C" w:rsidRPr="00E7233C" w:rsidRDefault="00E7233C" w:rsidP="00E7233C">
            <w:pPr>
              <w:pStyle w:val="affe"/>
            </w:pPr>
            <w:r w:rsidRPr="00E7233C">
              <w:rPr>
                <w:rFonts w:hint="eastAsia"/>
              </w:rPr>
              <w:t>夏日音樂節</w:t>
            </w:r>
          </w:p>
        </w:tc>
      </w:tr>
      <w:tr w:rsidR="00E7233C" w14:paraId="66F7E2C0" w14:textId="77777777" w:rsidTr="00E7233C">
        <w:trPr>
          <w:trHeight w:val="724"/>
        </w:trPr>
        <w:tc>
          <w:tcPr>
            <w:tcW w:w="851" w:type="dxa"/>
            <w:vAlign w:val="center"/>
          </w:tcPr>
          <w:p w14:paraId="21C904DE" w14:textId="77777777" w:rsidR="00E7233C" w:rsidRPr="00E7233C" w:rsidRDefault="00E7233C" w:rsidP="00E7233C">
            <w:pPr>
              <w:pStyle w:val="affe"/>
            </w:pPr>
            <w:r w:rsidRPr="00E7233C">
              <w:rPr>
                <w:rFonts w:hint="eastAsia"/>
              </w:rPr>
              <w:t>2</w:t>
            </w:r>
          </w:p>
        </w:tc>
        <w:tc>
          <w:tcPr>
            <w:tcW w:w="1559" w:type="dxa"/>
          </w:tcPr>
          <w:p w14:paraId="37CC6A1A" w14:textId="1DE5EF95" w:rsidR="00E7233C" w:rsidRPr="00E7233C" w:rsidRDefault="00E7233C" w:rsidP="00E7233C">
            <w:pPr>
              <w:pStyle w:val="affe"/>
            </w:pPr>
            <w:r w:rsidRPr="00E7233C">
              <w:rPr>
                <w:rFonts w:hint="eastAsia"/>
              </w:rPr>
              <w:t>114</w:t>
            </w:r>
            <w:r w:rsidRPr="00E7233C">
              <w:rPr>
                <w:rFonts w:hint="eastAsia"/>
              </w:rPr>
              <w:t>年</w:t>
            </w:r>
            <w:r w:rsidRPr="00E7233C">
              <w:rPr>
                <w:rFonts w:hint="eastAsia"/>
              </w:rPr>
              <w:t>7</w:t>
            </w:r>
            <w:r w:rsidRPr="00E7233C">
              <w:rPr>
                <w:rFonts w:hint="eastAsia"/>
              </w:rPr>
              <w:t>月</w:t>
            </w:r>
          </w:p>
        </w:tc>
        <w:tc>
          <w:tcPr>
            <w:tcW w:w="2835" w:type="dxa"/>
          </w:tcPr>
          <w:p w14:paraId="380F3CCA" w14:textId="35538473" w:rsidR="00E7233C" w:rsidRPr="00E7233C" w:rsidRDefault="00E7233C" w:rsidP="00E7233C">
            <w:pPr>
              <w:pStyle w:val="affe"/>
            </w:pPr>
            <w:r w:rsidRPr="00E7233C">
              <w:rPr>
                <w:rFonts w:hint="eastAsia"/>
              </w:rPr>
              <w:t>宜蘭縣政府</w:t>
            </w:r>
          </w:p>
        </w:tc>
        <w:tc>
          <w:tcPr>
            <w:tcW w:w="3119" w:type="dxa"/>
          </w:tcPr>
          <w:p w14:paraId="3B9BE6F4" w14:textId="6B87EE7D" w:rsidR="00E7233C" w:rsidRPr="00E7233C" w:rsidRDefault="00E7233C" w:rsidP="00E7233C">
            <w:pPr>
              <w:pStyle w:val="affe"/>
            </w:pPr>
            <w:r w:rsidRPr="00E7233C">
              <w:rPr>
                <w:rFonts w:hint="eastAsia"/>
              </w:rPr>
              <w:t>百變水保</w:t>
            </w:r>
            <w:r w:rsidRPr="00E7233C">
              <w:rPr>
                <w:rFonts w:hint="eastAsia"/>
              </w:rPr>
              <w:t xml:space="preserve"> </w:t>
            </w:r>
            <w:r w:rsidRPr="00E7233C">
              <w:rPr>
                <w:rFonts w:hint="eastAsia"/>
              </w:rPr>
              <w:t>大地更好</w:t>
            </w:r>
          </w:p>
        </w:tc>
      </w:tr>
      <w:tr w:rsidR="00E7233C" w14:paraId="3AB3A0CC" w14:textId="77777777" w:rsidTr="00E7233C">
        <w:trPr>
          <w:trHeight w:val="666"/>
        </w:trPr>
        <w:tc>
          <w:tcPr>
            <w:tcW w:w="851" w:type="dxa"/>
            <w:vAlign w:val="center"/>
          </w:tcPr>
          <w:p w14:paraId="4EC2BDDC" w14:textId="77777777" w:rsidR="00E7233C" w:rsidRPr="00E7233C" w:rsidRDefault="00E7233C" w:rsidP="00E7233C">
            <w:pPr>
              <w:pStyle w:val="affe"/>
            </w:pPr>
            <w:r w:rsidRPr="00E7233C">
              <w:rPr>
                <w:rFonts w:hint="eastAsia"/>
              </w:rPr>
              <w:t>3</w:t>
            </w:r>
          </w:p>
        </w:tc>
        <w:tc>
          <w:tcPr>
            <w:tcW w:w="1559" w:type="dxa"/>
          </w:tcPr>
          <w:p w14:paraId="68135333" w14:textId="01651942" w:rsidR="00E7233C" w:rsidRPr="00E7233C" w:rsidRDefault="00E7233C" w:rsidP="00E7233C">
            <w:pPr>
              <w:pStyle w:val="affe"/>
            </w:pPr>
            <w:r w:rsidRPr="00E7233C">
              <w:rPr>
                <w:rFonts w:hint="eastAsia"/>
              </w:rPr>
              <w:t>114</w:t>
            </w:r>
            <w:r w:rsidRPr="00E7233C">
              <w:rPr>
                <w:rFonts w:hint="eastAsia"/>
              </w:rPr>
              <w:t>年</w:t>
            </w:r>
            <w:r w:rsidRPr="00E7233C">
              <w:rPr>
                <w:rFonts w:hint="eastAsia"/>
              </w:rPr>
              <w:t>8</w:t>
            </w:r>
            <w:r w:rsidRPr="00E7233C">
              <w:rPr>
                <w:rFonts w:hint="eastAsia"/>
              </w:rPr>
              <w:t>月</w:t>
            </w:r>
          </w:p>
        </w:tc>
        <w:tc>
          <w:tcPr>
            <w:tcW w:w="2835" w:type="dxa"/>
          </w:tcPr>
          <w:p w14:paraId="66298802" w14:textId="2F2294DC" w:rsidR="00E7233C" w:rsidRPr="00E7233C" w:rsidRDefault="00E7233C" w:rsidP="00E7233C">
            <w:pPr>
              <w:pStyle w:val="affe"/>
            </w:pPr>
            <w:r w:rsidRPr="00E7233C">
              <w:rPr>
                <w:rFonts w:hint="eastAsia"/>
              </w:rPr>
              <w:t>茶及飲料作物改良場</w:t>
            </w:r>
          </w:p>
        </w:tc>
        <w:tc>
          <w:tcPr>
            <w:tcW w:w="3119" w:type="dxa"/>
          </w:tcPr>
          <w:p w14:paraId="62538F77" w14:textId="3A3E3E1B" w:rsidR="00E7233C" w:rsidRPr="00E7233C" w:rsidRDefault="00E7233C" w:rsidP="00E7233C">
            <w:pPr>
              <w:pStyle w:val="affe"/>
            </w:pPr>
            <w:r w:rsidRPr="00E7233C">
              <w:rPr>
                <w:rFonts w:hint="eastAsia"/>
              </w:rPr>
              <w:t>水土保持北部主題性大型活動</w:t>
            </w:r>
          </w:p>
        </w:tc>
      </w:tr>
      <w:tr w:rsidR="00E7233C" w14:paraId="284C2345" w14:textId="77777777" w:rsidTr="00E7233C">
        <w:trPr>
          <w:trHeight w:val="666"/>
        </w:trPr>
        <w:tc>
          <w:tcPr>
            <w:tcW w:w="851" w:type="dxa"/>
            <w:vAlign w:val="center"/>
          </w:tcPr>
          <w:p w14:paraId="182C806A" w14:textId="77777777" w:rsidR="00E7233C" w:rsidRPr="00E7233C" w:rsidRDefault="00E7233C" w:rsidP="00E7233C">
            <w:pPr>
              <w:pStyle w:val="affe"/>
            </w:pPr>
            <w:r w:rsidRPr="00E7233C">
              <w:rPr>
                <w:rFonts w:hint="eastAsia"/>
              </w:rPr>
              <w:t>4</w:t>
            </w:r>
          </w:p>
        </w:tc>
        <w:tc>
          <w:tcPr>
            <w:tcW w:w="1559" w:type="dxa"/>
          </w:tcPr>
          <w:p w14:paraId="7E470EDD" w14:textId="6436221A" w:rsidR="00E7233C" w:rsidRPr="00E7233C" w:rsidRDefault="00E7233C" w:rsidP="00E7233C">
            <w:pPr>
              <w:pStyle w:val="affe"/>
            </w:pPr>
            <w:r w:rsidRPr="00E7233C">
              <w:rPr>
                <w:rFonts w:hint="eastAsia"/>
              </w:rPr>
              <w:t>114</w:t>
            </w:r>
            <w:r w:rsidRPr="00E7233C">
              <w:rPr>
                <w:rFonts w:hint="eastAsia"/>
              </w:rPr>
              <w:t>年</w:t>
            </w:r>
            <w:r w:rsidRPr="00E7233C">
              <w:rPr>
                <w:rFonts w:hint="eastAsia"/>
              </w:rPr>
              <w:t>9</w:t>
            </w:r>
            <w:r w:rsidRPr="00E7233C">
              <w:rPr>
                <w:rFonts w:hint="eastAsia"/>
              </w:rPr>
              <w:t>月</w:t>
            </w:r>
          </w:p>
        </w:tc>
        <w:tc>
          <w:tcPr>
            <w:tcW w:w="2835" w:type="dxa"/>
          </w:tcPr>
          <w:p w14:paraId="5DC29032" w14:textId="73C8189F" w:rsidR="00E7233C" w:rsidRPr="00E7233C" w:rsidRDefault="00E7233C" w:rsidP="00E7233C">
            <w:pPr>
              <w:pStyle w:val="affe"/>
            </w:pPr>
            <w:r w:rsidRPr="00E7233C">
              <w:rPr>
                <w:rFonts w:hint="eastAsia"/>
              </w:rPr>
              <w:t>臺北市政府</w:t>
            </w:r>
          </w:p>
        </w:tc>
        <w:tc>
          <w:tcPr>
            <w:tcW w:w="3119" w:type="dxa"/>
          </w:tcPr>
          <w:p w14:paraId="0C22A622" w14:textId="77F3DD45" w:rsidR="00E7233C" w:rsidRPr="00E7233C" w:rsidRDefault="00E7233C" w:rsidP="00E7233C">
            <w:pPr>
              <w:pStyle w:val="affe"/>
            </w:pPr>
            <w:r w:rsidRPr="00E7233C">
              <w:rPr>
                <w:rFonts w:hint="eastAsia"/>
              </w:rPr>
              <w:t>水保特企活動</w:t>
            </w:r>
          </w:p>
        </w:tc>
      </w:tr>
    </w:tbl>
    <w:p w14:paraId="62271DDE" w14:textId="756CE563" w:rsidR="00CF5019" w:rsidRDefault="00CF5019" w:rsidP="00CF5019">
      <w:pPr>
        <w:pStyle w:val="5"/>
      </w:pPr>
      <w:r>
        <w:rPr>
          <w:rFonts w:hint="eastAsia"/>
        </w:rPr>
        <w:t>工作人員：</w:t>
      </w:r>
      <w:r w:rsidR="00D630C9">
        <w:t>4</w:t>
      </w:r>
      <w:r>
        <w:rPr>
          <w:rFonts w:hint="eastAsia"/>
        </w:rPr>
        <w:t>場次預計</w:t>
      </w:r>
      <w:r w:rsidR="00ED5365">
        <w:t>8</w:t>
      </w:r>
      <w:r>
        <w:rPr>
          <w:rFonts w:hint="eastAsia"/>
        </w:rPr>
        <w:t>位，依據活動場次內容與需求，經協調後出席</w:t>
      </w:r>
      <w:r w:rsidR="00E7233C">
        <w:rPr>
          <w:rFonts w:hint="eastAsia"/>
        </w:rPr>
        <w:t>。</w:t>
      </w:r>
    </w:p>
    <w:p w14:paraId="11B1B760" w14:textId="423217FF" w:rsidR="00CF5019" w:rsidRDefault="00CF5019" w:rsidP="00CF5019">
      <w:pPr>
        <w:pStyle w:val="5"/>
      </w:pPr>
      <w:r>
        <w:rPr>
          <w:rFonts w:hint="eastAsia"/>
        </w:rPr>
        <w:t>活動時間規劃：</w:t>
      </w:r>
      <w:r w:rsidR="00E7233C" w:rsidRPr="008D787F">
        <w:t>為有效推廣水土保持教育，將配合各項展出活動進行安排，包含場地佈置與撤場時間。每場活動的時間規劃將控制在</w:t>
      </w:r>
      <w:r w:rsidR="00E7233C" w:rsidRPr="008D787F">
        <w:t>8</w:t>
      </w:r>
      <w:r w:rsidR="00E7233C" w:rsidRPr="008D787F">
        <w:t>小時以內，若活動時間超過</w:t>
      </w:r>
      <w:r w:rsidR="00E7233C" w:rsidRPr="008D787F">
        <w:t>8</w:t>
      </w:r>
      <w:r w:rsidR="00E7233C" w:rsidRPr="008D787F">
        <w:t>小時，則視為新增一場次。</w:t>
      </w:r>
    </w:p>
    <w:p w14:paraId="4B8F622C" w14:textId="399D6842" w:rsidR="00E438B3" w:rsidRDefault="00CF5019" w:rsidP="00720DAF">
      <w:pPr>
        <w:pStyle w:val="5"/>
      </w:pPr>
      <w:r>
        <w:rPr>
          <w:rFonts w:hint="eastAsia"/>
        </w:rPr>
        <w:t>活動流程安排：</w:t>
      </w:r>
      <w:r w:rsidR="00E7233C" w:rsidRPr="00E7233C">
        <w:rPr>
          <w:rFonts w:hint="eastAsia"/>
        </w:rPr>
        <w:t>本</w:t>
      </w:r>
      <w:r w:rsidR="00E7233C">
        <w:rPr>
          <w:rFonts w:hint="eastAsia"/>
        </w:rPr>
        <w:t>計畫</w:t>
      </w:r>
      <w:r w:rsidR="00E7233C" w:rsidRPr="00E7233C">
        <w:rPr>
          <w:rFonts w:hint="eastAsia"/>
        </w:rPr>
        <w:t>協助執行的「新北水保探險島」採用線性關卡設計，讓體驗者透過闖關探險的方式學習水土保持知識。關卡內容可根據體驗者的身份背</w:t>
      </w:r>
      <w:r w:rsidR="00E7233C" w:rsidRPr="00E7233C">
        <w:rPr>
          <w:rFonts w:hint="eastAsia"/>
        </w:rPr>
        <w:lastRenderedPageBreak/>
        <w:t>景、年齡等條件進行調整，以提供適切的體驗，確保學習過程具備高度彈性，更</w:t>
      </w:r>
      <w:r w:rsidR="00B6601F">
        <w:rPr>
          <w:rFonts w:hint="eastAsia"/>
        </w:rPr>
        <w:t>能符合</w:t>
      </w:r>
      <w:r w:rsidR="00E7233C" w:rsidRPr="00E7233C">
        <w:rPr>
          <w:rFonts w:hint="eastAsia"/>
        </w:rPr>
        <w:t>不同族群的需求。同時，此設計能提升水保知識的吸收效果，使活動時間運用更為充實，並確保整體流程順暢進行。</w:t>
      </w:r>
      <w:r w:rsidR="00E438B3">
        <w:rPr>
          <w:rFonts w:hint="eastAsia"/>
        </w:rPr>
        <w:t>詳細活動內容請參閱「</w:t>
      </w:r>
      <w:r w:rsidR="00E438B3" w:rsidRPr="00F648F1">
        <w:rPr>
          <w:rFonts w:hint="eastAsia"/>
          <w:highlight w:val="yellow"/>
        </w:rPr>
        <w:t>附件三、配合農村水保署主題性活動設攤</w:t>
      </w:r>
      <w:r w:rsidR="00E438B3" w:rsidRPr="00F648F1">
        <w:rPr>
          <w:rFonts w:hint="eastAsia"/>
          <w:highlight w:val="yellow"/>
        </w:rPr>
        <w:t>4</w:t>
      </w:r>
      <w:r w:rsidR="00E438B3" w:rsidRPr="00F648F1">
        <w:rPr>
          <w:rFonts w:hint="eastAsia"/>
          <w:highlight w:val="yellow"/>
        </w:rPr>
        <w:t>場</w:t>
      </w:r>
      <w:r w:rsidR="00E438B3">
        <w:rPr>
          <w:rFonts w:hint="eastAsia"/>
        </w:rPr>
        <w:t>」。</w:t>
      </w:r>
    </w:p>
    <w:p w14:paraId="330249F7" w14:textId="1CBBFA3E" w:rsidR="001416BE" w:rsidRDefault="00AB5623" w:rsidP="001370DD">
      <w:pPr>
        <w:pStyle w:val="5"/>
        <w:jc w:val="both"/>
      </w:pPr>
      <w:bookmarkStart w:id="60" w:name="_Ref166335374"/>
      <w:r>
        <w:rPr>
          <w:rFonts w:hint="eastAsia"/>
        </w:rPr>
        <w:t>宣導品製作：</w:t>
      </w:r>
      <w:r w:rsidR="003C4019">
        <w:rPr>
          <w:rFonts w:hint="eastAsia"/>
        </w:rPr>
        <w:t>去年度</w:t>
      </w:r>
      <w:r w:rsidR="00E7233C">
        <w:rPr>
          <w:rFonts w:hint="eastAsia"/>
        </w:rPr>
        <w:t>，</w:t>
      </w:r>
      <w:r w:rsidR="003C4019">
        <w:rPr>
          <w:rFonts w:hint="eastAsia"/>
        </w:rPr>
        <w:t>本團隊提供以「環保」為主軸的小麥</w:t>
      </w:r>
      <w:r w:rsidR="00E7233C">
        <w:rPr>
          <w:rFonts w:hint="eastAsia"/>
        </w:rPr>
        <w:t>隨手杯</w:t>
      </w:r>
      <w:r w:rsidR="003C4019">
        <w:rPr>
          <w:rFonts w:hint="eastAsia"/>
        </w:rPr>
        <w:t>，</w:t>
      </w:r>
      <w:bookmarkEnd w:id="60"/>
      <w:r w:rsidR="00E7233C" w:rsidRPr="00E7233C">
        <w:t>於各宣導活動現場發放，廣受民眾好評。因此，今年度將延續環保概念，並運用本團去年度協助貴局設計的吉祥物「松果兒」，規劃兩款宣導品供選擇，後續將與貴局共同研議，擇一執行。</w:t>
      </w:r>
    </w:p>
    <w:p w14:paraId="79DC68A3" w14:textId="1F613E19" w:rsidR="008A2B76" w:rsidRPr="00DF39C4" w:rsidRDefault="008A2B76" w:rsidP="00DF39C4">
      <w:pPr>
        <w:pStyle w:val="6"/>
        <w:jc w:val="both"/>
        <w:rPr>
          <w:spacing w:val="-8"/>
        </w:rPr>
      </w:pPr>
      <w:r w:rsidRPr="00DF39C4">
        <w:rPr>
          <w:rFonts w:hint="eastAsia"/>
          <w:spacing w:val="-8"/>
        </w:rPr>
        <w:t>製作目的：配合單位辦理推廣活動發放增加宣傳效益</w:t>
      </w:r>
    </w:p>
    <w:p w14:paraId="17A7223D" w14:textId="56A466A2" w:rsidR="008A2B76" w:rsidRDefault="008A2B76" w:rsidP="00557AF7">
      <w:pPr>
        <w:pStyle w:val="6"/>
      </w:pPr>
      <w:r>
        <w:rPr>
          <w:rFonts w:hint="eastAsia"/>
        </w:rPr>
        <w:t>製作數量：</w:t>
      </w:r>
      <w:r w:rsidR="00696E6A">
        <w:rPr>
          <w:rFonts w:hint="eastAsia"/>
        </w:rPr>
        <w:t>8</w:t>
      </w:r>
      <w:r>
        <w:t>00</w:t>
      </w:r>
      <w:r>
        <w:rPr>
          <w:rFonts w:hint="eastAsia"/>
        </w:rPr>
        <w:t>份</w:t>
      </w:r>
    </w:p>
    <w:p w14:paraId="01D93CBB" w14:textId="77777777" w:rsidR="008A2B76" w:rsidRDefault="008A2B76" w:rsidP="008A2B76">
      <w:pPr>
        <w:pStyle w:val="6"/>
      </w:pPr>
      <w:r w:rsidRPr="008A2B76">
        <w:rPr>
          <w:rFonts w:hint="eastAsia"/>
        </w:rPr>
        <w:t>預計發放對象</w:t>
      </w:r>
      <w:r>
        <w:rPr>
          <w:rFonts w:hint="eastAsia"/>
        </w:rPr>
        <w:t>：</w:t>
      </w:r>
      <w:r w:rsidR="0040187A">
        <w:rPr>
          <w:rFonts w:hint="eastAsia"/>
        </w:rPr>
        <w:t>全齡化受眾目標</w:t>
      </w:r>
    </w:p>
    <w:p w14:paraId="05FB78C0" w14:textId="77777777" w:rsidR="00940EAA" w:rsidRDefault="00940EAA" w:rsidP="008A2B76">
      <w:pPr>
        <w:pStyle w:val="6"/>
      </w:pPr>
      <w:r>
        <w:rPr>
          <w:rFonts w:hint="eastAsia"/>
        </w:rPr>
        <w:t>商品規劃：</w:t>
      </w:r>
    </w:p>
    <w:p w14:paraId="1B5414AD" w14:textId="72247D2C" w:rsidR="004D76F7" w:rsidRDefault="004B1923" w:rsidP="004B1923">
      <w:pPr>
        <w:pStyle w:val="aff7"/>
      </w:pPr>
      <w:bookmarkStart w:id="61" w:name="_Toc191987986"/>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sidR="00E90F37">
        <w:rPr>
          <w:noProof/>
        </w:rPr>
        <w:t>4</w:t>
      </w:r>
      <w:r>
        <w:fldChar w:fldCharType="end"/>
      </w:r>
      <w:r>
        <w:rPr>
          <w:rFonts w:hint="eastAsia"/>
        </w:rPr>
        <w:t xml:space="preserve"> </w:t>
      </w:r>
      <w:r w:rsidR="00DD5242">
        <w:rPr>
          <w:rFonts w:hint="eastAsia"/>
        </w:rPr>
        <w:t>宣導品</w:t>
      </w:r>
      <w:r>
        <w:rPr>
          <w:rFonts w:hint="eastAsia"/>
        </w:rPr>
        <w:t>規劃</w:t>
      </w:r>
      <w:r>
        <w:rPr>
          <w:rFonts w:hint="eastAsia"/>
        </w:rPr>
        <w:t>-</w:t>
      </w:r>
      <w:r w:rsidR="00BB184D">
        <w:rPr>
          <w:rFonts w:hint="eastAsia"/>
        </w:rPr>
        <w:t>客製化</w:t>
      </w:r>
      <w:r w:rsidR="00E7233C" w:rsidRPr="00E7233C">
        <w:rPr>
          <w:rFonts w:hint="eastAsia"/>
        </w:rPr>
        <w:t>環保軟木杯墊</w:t>
      </w:r>
      <w:bookmarkEnd w:id="61"/>
    </w:p>
    <w:tbl>
      <w:tblPr>
        <w:tblW w:w="79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6"/>
        <w:gridCol w:w="4261"/>
      </w:tblGrid>
      <w:tr w:rsidR="004D76F7" w14:paraId="3F73D63E" w14:textId="77777777" w:rsidTr="002B57E1">
        <w:trPr>
          <w:trHeight w:val="233"/>
          <w:tblHeader/>
        </w:trPr>
        <w:tc>
          <w:tcPr>
            <w:tcW w:w="3666" w:type="dxa"/>
            <w:shd w:val="clear" w:color="auto" w:fill="A8D08D"/>
          </w:tcPr>
          <w:p w14:paraId="03AA00CA" w14:textId="677FABEB" w:rsidR="004D76F7" w:rsidRDefault="00DD5242" w:rsidP="00CF2D3F">
            <w:pPr>
              <w:pStyle w:val="affc"/>
            </w:pPr>
            <w:r>
              <w:rPr>
                <w:rFonts w:hint="eastAsia"/>
              </w:rPr>
              <w:t>宣導品設計</w:t>
            </w:r>
            <w:r w:rsidR="004D76F7">
              <w:rPr>
                <w:rFonts w:hint="eastAsia"/>
              </w:rPr>
              <w:t>示意</w:t>
            </w:r>
          </w:p>
        </w:tc>
        <w:tc>
          <w:tcPr>
            <w:tcW w:w="4261" w:type="dxa"/>
            <w:shd w:val="clear" w:color="auto" w:fill="A8D08D"/>
          </w:tcPr>
          <w:p w14:paraId="2BED08B5" w14:textId="384D6D09" w:rsidR="004D76F7" w:rsidRDefault="00DD5242" w:rsidP="00CF2D3F">
            <w:pPr>
              <w:pStyle w:val="affc"/>
            </w:pPr>
            <w:r>
              <w:rPr>
                <w:rFonts w:hint="eastAsia"/>
              </w:rPr>
              <w:t>宣導品設計</w:t>
            </w:r>
            <w:r w:rsidR="004D76F7">
              <w:rPr>
                <w:rFonts w:hint="eastAsia"/>
              </w:rPr>
              <w:t>介紹</w:t>
            </w:r>
          </w:p>
        </w:tc>
      </w:tr>
      <w:tr w:rsidR="004D76F7" w14:paraId="0BC0FE81" w14:textId="77777777" w:rsidTr="006276A7">
        <w:trPr>
          <w:trHeight w:val="2190"/>
        </w:trPr>
        <w:tc>
          <w:tcPr>
            <w:tcW w:w="3666" w:type="dxa"/>
            <w:vAlign w:val="center"/>
          </w:tcPr>
          <w:p w14:paraId="59EED97B" w14:textId="2538E88A" w:rsidR="00A02910" w:rsidRPr="004D76F7" w:rsidRDefault="00A02910" w:rsidP="00A02910">
            <w:pPr>
              <w:pStyle w:val="afff2"/>
            </w:pPr>
            <w:r>
              <w:drawing>
                <wp:inline distT="0" distB="0" distL="0" distR="0" wp14:anchorId="529E3139" wp14:editId="1B631AB0">
                  <wp:extent cx="1498273" cy="1473200"/>
                  <wp:effectExtent l="0" t="0" r="6985" b="0"/>
                  <wp:docPr id="58360973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9734" name="圖片 5836097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05718" cy="1480520"/>
                          </a:xfrm>
                          <a:prstGeom prst="rect">
                            <a:avLst/>
                          </a:prstGeom>
                        </pic:spPr>
                      </pic:pic>
                    </a:graphicData>
                  </a:graphic>
                </wp:inline>
              </w:drawing>
            </w:r>
          </w:p>
        </w:tc>
        <w:tc>
          <w:tcPr>
            <w:tcW w:w="4261" w:type="dxa"/>
            <w:vAlign w:val="center"/>
          </w:tcPr>
          <w:p w14:paraId="18F9C6A0" w14:textId="431D96C3" w:rsidR="00A02910" w:rsidRDefault="00A02910" w:rsidP="00E7233C">
            <w:pPr>
              <w:pStyle w:val="120"/>
            </w:pPr>
            <w:r>
              <w:rPr>
                <w:rFonts w:hint="eastAsia"/>
              </w:rPr>
              <w:t>品名：客製化</w:t>
            </w:r>
            <w:r w:rsidRPr="00A02910">
              <w:rPr>
                <w:rFonts w:hint="eastAsia"/>
              </w:rPr>
              <w:t>環保軟木杯墊</w:t>
            </w:r>
          </w:p>
          <w:p w14:paraId="7C3ABE54" w14:textId="72EA1378" w:rsidR="00E7233C" w:rsidRPr="00E7233C" w:rsidRDefault="00E7233C" w:rsidP="00E7233C">
            <w:pPr>
              <w:pStyle w:val="120"/>
            </w:pPr>
            <w:r w:rsidRPr="00E7233C">
              <w:rPr>
                <w:rFonts w:hint="eastAsia"/>
              </w:rPr>
              <w:t>材質：軟木</w:t>
            </w:r>
          </w:p>
          <w:p w14:paraId="74A49AD8" w14:textId="77777777" w:rsidR="00E7233C" w:rsidRPr="00E7233C" w:rsidRDefault="00E7233C" w:rsidP="00E7233C">
            <w:pPr>
              <w:pStyle w:val="120"/>
            </w:pPr>
            <w:r w:rsidRPr="00E7233C">
              <w:rPr>
                <w:rFonts w:hint="eastAsia"/>
              </w:rPr>
              <w:t>尺寸：直徑</w:t>
            </w:r>
            <w:r w:rsidRPr="00E7233C">
              <w:rPr>
                <w:rFonts w:hint="eastAsia"/>
              </w:rPr>
              <w:t xml:space="preserve">10cm </w:t>
            </w:r>
          </w:p>
          <w:p w14:paraId="69D533E5" w14:textId="77777777" w:rsidR="00E7233C" w:rsidRPr="00E7233C" w:rsidRDefault="00E7233C" w:rsidP="00E7233C">
            <w:pPr>
              <w:pStyle w:val="120"/>
            </w:pPr>
            <w:r w:rsidRPr="00E7233C">
              <w:rPr>
                <w:rFonts w:hint="eastAsia"/>
              </w:rPr>
              <w:t>厚度</w:t>
            </w:r>
            <w:r w:rsidRPr="00E7233C">
              <w:rPr>
                <w:rFonts w:hint="eastAsia"/>
              </w:rPr>
              <w:t>0.5cm</w:t>
            </w:r>
          </w:p>
          <w:p w14:paraId="17A76456" w14:textId="3334D9E5" w:rsidR="004D76F7" w:rsidRPr="004D76F7" w:rsidRDefault="00E7233C" w:rsidP="00E7233C">
            <w:pPr>
              <w:pStyle w:val="120"/>
            </w:pPr>
            <w:r w:rsidRPr="00E7233C">
              <w:rPr>
                <w:rFonts w:hint="eastAsia"/>
              </w:rPr>
              <w:t>加工：印製</w:t>
            </w:r>
            <w:r w:rsidRPr="00E7233C">
              <w:rPr>
                <w:rFonts w:hint="eastAsia"/>
              </w:rPr>
              <w:t>logo</w:t>
            </w:r>
          </w:p>
        </w:tc>
      </w:tr>
      <w:tr w:rsidR="00A02910" w14:paraId="694DCA0C" w14:textId="77777777" w:rsidTr="006276A7">
        <w:trPr>
          <w:trHeight w:val="2190"/>
        </w:trPr>
        <w:tc>
          <w:tcPr>
            <w:tcW w:w="3666" w:type="dxa"/>
            <w:vAlign w:val="center"/>
          </w:tcPr>
          <w:p w14:paraId="15F0D51D" w14:textId="708C5C5A" w:rsidR="00A02910" w:rsidRDefault="00A02910" w:rsidP="00A02910">
            <w:pPr>
              <w:pStyle w:val="afff2"/>
            </w:pPr>
            <w:r>
              <w:lastRenderedPageBreak/>
              <w:drawing>
                <wp:inline distT="0" distB="0" distL="0" distR="0" wp14:anchorId="7DF03379" wp14:editId="5286E098">
                  <wp:extent cx="1957070" cy="1708150"/>
                  <wp:effectExtent l="0" t="0" r="5080" b="6350"/>
                  <wp:docPr id="7883759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5950" name="圖片 788375950"/>
                          <pic:cNvPicPr/>
                        </pic:nvPicPr>
                        <pic:blipFill rotWithShape="1">
                          <a:blip r:embed="rId29" cstate="print">
                            <a:extLst>
                              <a:ext uri="{28A0092B-C50C-407E-A947-70E740481C1C}">
                                <a14:useLocalDpi xmlns:a14="http://schemas.microsoft.com/office/drawing/2010/main" val="0"/>
                              </a:ext>
                            </a:extLst>
                          </a:blip>
                          <a:srcRect t="7463" b="5256"/>
                          <a:stretch/>
                        </pic:blipFill>
                        <pic:spPr bwMode="auto">
                          <a:xfrm>
                            <a:off x="0" y="0"/>
                            <a:ext cx="1963363" cy="1713643"/>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vAlign w:val="center"/>
          </w:tcPr>
          <w:p w14:paraId="08FC942B" w14:textId="13D3E728" w:rsidR="00A02910" w:rsidRDefault="00A02910" w:rsidP="00A02910">
            <w:pPr>
              <w:pStyle w:val="120"/>
            </w:pPr>
            <w:r>
              <w:rPr>
                <w:rFonts w:hint="eastAsia"/>
              </w:rPr>
              <w:t>品名：</w:t>
            </w:r>
            <w:r w:rsidRPr="00E7233C">
              <w:rPr>
                <w:rFonts w:hint="eastAsia"/>
              </w:rPr>
              <w:t>客製化</w:t>
            </w:r>
            <w:r>
              <w:rPr>
                <w:rFonts w:hint="eastAsia"/>
              </w:rPr>
              <w:t>環保保溫袋</w:t>
            </w:r>
          </w:p>
          <w:p w14:paraId="7D999B0A" w14:textId="266843C5" w:rsidR="00A02910" w:rsidRPr="00A02910" w:rsidRDefault="00A02910" w:rsidP="00A02910">
            <w:pPr>
              <w:pStyle w:val="120"/>
            </w:pPr>
            <w:r w:rsidRPr="00A02910">
              <w:rPr>
                <w:rFonts w:hint="eastAsia"/>
              </w:rPr>
              <w:t>材質：陽離子</w:t>
            </w:r>
            <w:r w:rsidRPr="00A02910">
              <w:rPr>
                <w:rFonts w:hint="eastAsia"/>
              </w:rPr>
              <w:t>/</w:t>
            </w:r>
            <w:r w:rsidRPr="00A02910">
              <w:rPr>
                <w:rFonts w:hint="eastAsia"/>
              </w:rPr>
              <w:t>鋁箔</w:t>
            </w:r>
          </w:p>
          <w:p w14:paraId="08DDC147" w14:textId="77777777" w:rsidR="00A02910" w:rsidRPr="00A02910" w:rsidRDefault="00A02910" w:rsidP="00A02910">
            <w:pPr>
              <w:pStyle w:val="120"/>
            </w:pPr>
            <w:r w:rsidRPr="00A02910">
              <w:rPr>
                <w:rFonts w:hint="eastAsia"/>
              </w:rPr>
              <w:t>尺寸：</w:t>
            </w:r>
            <w:r w:rsidRPr="00A02910">
              <w:rPr>
                <w:rFonts w:hint="eastAsia"/>
              </w:rPr>
              <w:t>23*21*13cm</w:t>
            </w:r>
          </w:p>
          <w:p w14:paraId="532C65E4" w14:textId="3E4C70F9" w:rsidR="00A02910" w:rsidRPr="00E7233C" w:rsidRDefault="00A02910" w:rsidP="00A02910">
            <w:pPr>
              <w:pStyle w:val="120"/>
            </w:pPr>
            <w:r w:rsidRPr="00A02910">
              <w:rPr>
                <w:rFonts w:hint="eastAsia"/>
              </w:rPr>
              <w:t>加工：印製</w:t>
            </w:r>
            <w:r w:rsidRPr="00A02910">
              <w:rPr>
                <w:rFonts w:hint="eastAsia"/>
              </w:rPr>
              <w:t xml:space="preserve">  logo</w:t>
            </w:r>
          </w:p>
        </w:tc>
      </w:tr>
    </w:tbl>
    <w:p w14:paraId="3D8AC3B4" w14:textId="121DCF38" w:rsidR="00595810" w:rsidRDefault="00330EC4" w:rsidP="005A54FA">
      <w:pPr>
        <w:pStyle w:val="5"/>
      </w:pPr>
      <w:r>
        <w:rPr>
          <w:rFonts w:hint="eastAsia"/>
        </w:rPr>
        <w:t>去</w:t>
      </w:r>
      <w:r w:rsidR="00E7233C">
        <w:rPr>
          <w:rFonts w:hint="eastAsia"/>
        </w:rPr>
        <w:t>(113)</w:t>
      </w:r>
      <w:r w:rsidRPr="006D149C">
        <w:rPr>
          <w:rFonts w:hint="eastAsia"/>
        </w:rPr>
        <w:t>年</w:t>
      </w:r>
      <w:r>
        <w:rPr>
          <w:rFonts w:hint="eastAsia"/>
        </w:rPr>
        <w:t>度活動</w:t>
      </w:r>
      <w:r w:rsidRPr="006D149C">
        <w:rPr>
          <w:rFonts w:hint="eastAsia"/>
        </w:rPr>
        <w:t>執行情形</w:t>
      </w:r>
      <w:r w:rsidR="0001251E">
        <w:rPr>
          <w:rFonts w:hint="eastAsia"/>
        </w:rPr>
        <w:t>：</w:t>
      </w:r>
    </w:p>
    <w:p w14:paraId="16BF7C53" w14:textId="044A5A79" w:rsidR="00E7233C" w:rsidRDefault="00E7233C" w:rsidP="00E7233C">
      <w:pPr>
        <w:pStyle w:val="afff2"/>
      </w:pPr>
      <w:r>
        <w:drawing>
          <wp:inline distT="0" distB="0" distL="0" distR="0" wp14:anchorId="337D99DE" wp14:editId="6941AAB9">
            <wp:extent cx="4340728" cy="4889416"/>
            <wp:effectExtent l="0" t="0" r="3175" b="6985"/>
            <wp:docPr id="123867111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71115" name="圖片 1238671115"/>
                    <pic:cNvPicPr/>
                  </pic:nvPicPr>
                  <pic:blipFill>
                    <a:blip r:embed="rId30">
                      <a:extLst>
                        <a:ext uri="{28A0092B-C50C-407E-A947-70E740481C1C}">
                          <a14:useLocalDpi xmlns:a14="http://schemas.microsoft.com/office/drawing/2010/main" val="0"/>
                        </a:ext>
                      </a:extLst>
                    </a:blip>
                    <a:stretch>
                      <a:fillRect/>
                    </a:stretch>
                  </pic:blipFill>
                  <pic:spPr>
                    <a:xfrm>
                      <a:off x="0" y="0"/>
                      <a:ext cx="4340728" cy="4889416"/>
                    </a:xfrm>
                    <a:prstGeom prst="rect">
                      <a:avLst/>
                    </a:prstGeom>
                  </pic:spPr>
                </pic:pic>
              </a:graphicData>
            </a:graphic>
          </wp:inline>
        </w:drawing>
      </w:r>
    </w:p>
    <w:p w14:paraId="64DC2944" w14:textId="7A0F6F8F" w:rsidR="007E1388" w:rsidRDefault="0001251E" w:rsidP="0001251E">
      <w:pPr>
        <w:pStyle w:val="aff7"/>
      </w:pPr>
      <w:bookmarkStart w:id="62" w:name="_Hlk165914661"/>
      <w:bookmarkStart w:id="63" w:name="_Toc191996161"/>
      <w:r w:rsidRPr="00557584">
        <w:rPr>
          <w:rFonts w:hint="eastAsia"/>
        </w:rPr>
        <w:t>圖</w:t>
      </w:r>
      <w:r w:rsidRPr="00557584">
        <w:rPr>
          <w:rFonts w:hint="eastAsia"/>
        </w:rPr>
        <w:t xml:space="preserve"> 2</w:t>
      </w:r>
      <w:r w:rsidRPr="0001251E">
        <w:noBreakHyphen/>
      </w:r>
      <w:r w:rsidRPr="0001251E">
        <w:fldChar w:fldCharType="begin"/>
      </w:r>
      <w:r w:rsidRPr="0001251E">
        <w:instrText xml:space="preserve"> </w:instrText>
      </w:r>
      <w:r w:rsidRPr="0001251E">
        <w:rPr>
          <w:rFonts w:hint="eastAsia"/>
        </w:rPr>
        <w:instrText xml:space="preserve">SEQ </w:instrText>
      </w:r>
      <w:r w:rsidRPr="0001251E">
        <w:rPr>
          <w:rFonts w:hint="eastAsia"/>
        </w:rPr>
        <w:instrText>圖</w:instrText>
      </w:r>
      <w:r w:rsidRPr="0001251E">
        <w:rPr>
          <w:rFonts w:hint="eastAsia"/>
        </w:rPr>
        <w:instrText xml:space="preserve"> \* ARABIC \s 1</w:instrText>
      </w:r>
      <w:r w:rsidRPr="0001251E">
        <w:instrText xml:space="preserve"> </w:instrText>
      </w:r>
      <w:r w:rsidRPr="0001251E">
        <w:fldChar w:fldCharType="separate"/>
      </w:r>
      <w:r w:rsidR="00E90F37">
        <w:rPr>
          <w:noProof/>
        </w:rPr>
        <w:t>4</w:t>
      </w:r>
      <w:r w:rsidRPr="0001251E">
        <w:fldChar w:fldCharType="end"/>
      </w:r>
      <w:r w:rsidRPr="0001251E">
        <w:rPr>
          <w:rFonts w:hint="eastAsia"/>
        </w:rPr>
        <w:t xml:space="preserve"> </w:t>
      </w:r>
      <w:r>
        <w:rPr>
          <w:rFonts w:hint="eastAsia"/>
        </w:rPr>
        <w:t>去</w:t>
      </w:r>
      <w:r w:rsidR="00E7233C">
        <w:rPr>
          <w:rFonts w:hint="eastAsia"/>
        </w:rPr>
        <w:t>(113)</w:t>
      </w:r>
      <w:r w:rsidRPr="006D149C">
        <w:rPr>
          <w:rFonts w:hint="eastAsia"/>
        </w:rPr>
        <w:t>年</w:t>
      </w:r>
      <w:r>
        <w:rPr>
          <w:rFonts w:hint="eastAsia"/>
        </w:rPr>
        <w:t>度擺攤活動執行</w:t>
      </w:r>
      <w:r w:rsidRPr="0001251E">
        <w:rPr>
          <w:rFonts w:hint="eastAsia"/>
        </w:rPr>
        <w:t>展示</w:t>
      </w:r>
      <w:bookmarkEnd w:id="62"/>
      <w:bookmarkEnd w:id="63"/>
    </w:p>
    <w:p w14:paraId="1C52A4C9" w14:textId="31EC37C5" w:rsidR="00CC0B83" w:rsidRPr="00861925" w:rsidRDefault="003C4019" w:rsidP="00861925">
      <w:pPr>
        <w:pStyle w:val="3"/>
        <w:spacing w:before="190"/>
      </w:pPr>
      <w:bookmarkStart w:id="64" w:name="_Hlk191985669"/>
      <w:r w:rsidRPr="00861925">
        <w:rPr>
          <w:rFonts w:hint="eastAsia"/>
        </w:rPr>
        <w:t>以現有已開發教材教案運用推廣並優化既有教具</w:t>
      </w:r>
      <w:bookmarkEnd w:id="64"/>
    </w:p>
    <w:p w14:paraId="298874A9" w14:textId="77777777" w:rsidR="00CC0B83" w:rsidRDefault="00CC0B83" w:rsidP="0080713B">
      <w:pPr>
        <w:pStyle w:val="4"/>
        <w:numPr>
          <w:ilvl w:val="0"/>
          <w:numId w:val="11"/>
        </w:numPr>
        <w:spacing w:before="190"/>
      </w:pPr>
      <w:r w:rsidRPr="00CC0B83">
        <w:lastRenderedPageBreak/>
        <w:t>執行目標</w:t>
      </w:r>
    </w:p>
    <w:p w14:paraId="3C99F9B6" w14:textId="77777777" w:rsidR="00EB3C75" w:rsidRDefault="00EB3C75" w:rsidP="00EB3C75">
      <w:pPr>
        <w:pStyle w:val="41"/>
      </w:pPr>
      <w:r w:rsidRPr="003C18D4">
        <w:rPr>
          <w:rFonts w:hint="eastAsia"/>
        </w:rPr>
        <w:t>過去兩年，本團隊受貴局委託，成功於</w:t>
      </w:r>
      <w:r w:rsidRPr="003C18D4">
        <w:rPr>
          <w:rFonts w:hint="eastAsia"/>
        </w:rPr>
        <w:t xml:space="preserve"> </w:t>
      </w:r>
      <w:r w:rsidRPr="003C18D4">
        <w:rPr>
          <w:rFonts w:hint="eastAsia"/>
        </w:rPr>
        <w:t>「新北水保探險島</w:t>
      </w:r>
      <w:r w:rsidRPr="003C18D4">
        <w:rPr>
          <w:rFonts w:hint="eastAsia"/>
        </w:rPr>
        <w:t xml:space="preserve"> Gather Town</w:t>
      </w:r>
      <w:r w:rsidRPr="003C18D4">
        <w:rPr>
          <w:rFonts w:hint="eastAsia"/>
        </w:rPr>
        <w:t>」</w:t>
      </w:r>
      <w:r w:rsidRPr="003C18D4">
        <w:rPr>
          <w:rFonts w:hint="eastAsia"/>
        </w:rPr>
        <w:t xml:space="preserve"> </w:t>
      </w:r>
      <w:r w:rsidRPr="003C18D4">
        <w:rPr>
          <w:rFonts w:hint="eastAsia"/>
        </w:rPr>
        <w:t>線上平台建置並優化一系列水土保持教育內容，透過數位互動技術，提升公眾對坡地防災與水土保持知識的認識。過去執行成果包含</w:t>
      </w:r>
      <w:r>
        <w:rPr>
          <w:rFonts w:hint="eastAsia"/>
        </w:rPr>
        <w:t>：</w:t>
      </w:r>
      <w:r w:rsidRPr="003C18D4">
        <w:rPr>
          <w:rFonts w:hint="eastAsia"/>
        </w:rPr>
        <w:t>建構數位學習環境：透過互動式遊戲、虛擬導覽等模式，讓使用者沉浸式學習水土保持概念</w:t>
      </w:r>
      <w:r>
        <w:rPr>
          <w:rFonts w:hint="eastAsia"/>
        </w:rPr>
        <w:t>、</w:t>
      </w:r>
      <w:r w:rsidRPr="003C18D4">
        <w:rPr>
          <w:rFonts w:hint="eastAsia"/>
        </w:rPr>
        <w:t>推廣多元文化與水保教育的結合：導入原住民與客家文化，於</w:t>
      </w:r>
      <w:r w:rsidRPr="003C18D4">
        <w:rPr>
          <w:rFonts w:hint="eastAsia"/>
        </w:rPr>
        <w:t xml:space="preserve"> </w:t>
      </w:r>
      <w:r>
        <w:rPr>
          <w:rFonts w:hint="eastAsia"/>
        </w:rPr>
        <w:t>113</w:t>
      </w:r>
      <w:r w:rsidRPr="003C18D4">
        <w:rPr>
          <w:rFonts w:hint="eastAsia"/>
        </w:rPr>
        <w:t>年</w:t>
      </w:r>
      <w:r>
        <w:rPr>
          <w:rFonts w:hint="eastAsia"/>
        </w:rPr>
        <w:t>度</w:t>
      </w:r>
      <w:r w:rsidRPr="003C18D4">
        <w:rPr>
          <w:rFonts w:hint="eastAsia"/>
        </w:rPr>
        <w:t>擴增「農村金牌任務」</w:t>
      </w:r>
      <w:r>
        <w:rPr>
          <w:rFonts w:hint="eastAsia"/>
        </w:rPr>
        <w:t>地圖</w:t>
      </w:r>
      <w:r w:rsidRPr="003C18D4">
        <w:rPr>
          <w:rFonts w:hint="eastAsia"/>
        </w:rPr>
        <w:t>，結合新北市平溪紫東社區，展現農村發展與水土保持的關聯。</w:t>
      </w:r>
    </w:p>
    <w:p w14:paraId="7A0D9900" w14:textId="77777777" w:rsidR="00EB3C75" w:rsidRDefault="00EB3C75" w:rsidP="00EB3C75">
      <w:pPr>
        <w:pStyle w:val="41"/>
      </w:pPr>
      <w:r w:rsidRPr="003C18D4">
        <w:rPr>
          <w:rFonts w:hint="eastAsia"/>
        </w:rPr>
        <w:t>為進一步深化水保教育內容並提升國際化影響力，本年度計畫將新增「新北農村探索館」</w:t>
      </w:r>
      <w:r>
        <w:rPr>
          <w:rFonts w:hint="eastAsia"/>
        </w:rPr>
        <w:t>地圖</w:t>
      </w:r>
      <w:r w:rsidRPr="003C18D4">
        <w:rPr>
          <w:rFonts w:hint="eastAsia"/>
        </w:rPr>
        <w:t>，以新北市轄區內農村再生社區為核心，展示其</w:t>
      </w:r>
      <w:r>
        <w:rPr>
          <w:rFonts w:hint="eastAsia"/>
        </w:rPr>
        <w:t>社區</w:t>
      </w:r>
      <w:r w:rsidRPr="003C18D4">
        <w:rPr>
          <w:rFonts w:hint="eastAsia"/>
        </w:rPr>
        <w:t>特色及水土保持設施。該</w:t>
      </w:r>
      <w:r>
        <w:rPr>
          <w:rFonts w:hint="eastAsia"/>
        </w:rPr>
        <w:t>地圖</w:t>
      </w:r>
      <w:r w:rsidRPr="003C18D4">
        <w:rPr>
          <w:rFonts w:hint="eastAsia"/>
        </w:rPr>
        <w:t>將採用雙語</w:t>
      </w:r>
      <w:r>
        <w:rPr>
          <w:rFonts w:hint="eastAsia"/>
        </w:rPr>
        <w:t>呈現</w:t>
      </w:r>
      <w:r w:rsidRPr="003C18D4">
        <w:rPr>
          <w:rFonts w:hint="eastAsia"/>
        </w:rPr>
        <w:t>導覽，確保內容具國際可及性，促進水土保持經驗的國際交流。並運用環景技術與數位導覽，透過</w:t>
      </w:r>
      <w:r w:rsidRPr="003C18D4">
        <w:rPr>
          <w:rFonts w:hint="eastAsia"/>
        </w:rPr>
        <w:t xml:space="preserve"> 360 </w:t>
      </w:r>
      <w:r w:rsidRPr="003C18D4">
        <w:rPr>
          <w:rFonts w:hint="eastAsia"/>
        </w:rPr>
        <w:t>度環景照片呈現社區內水保設施的實際影像，搭配數位互動解說，提供更加直觀且沉浸式的學習體驗。</w:t>
      </w:r>
    </w:p>
    <w:p w14:paraId="72F02F5D" w14:textId="76B385B0" w:rsidR="007428BB" w:rsidRDefault="00EB3C75" w:rsidP="00EB3C75">
      <w:pPr>
        <w:pStyle w:val="41"/>
      </w:pPr>
      <w:r w:rsidRPr="003C18D4">
        <w:rPr>
          <w:rFonts w:hint="eastAsia"/>
        </w:rPr>
        <w:t>透過本次擴建，將進一步強化</w:t>
      </w:r>
      <w:r>
        <w:rPr>
          <w:rFonts w:hint="eastAsia"/>
        </w:rPr>
        <w:t>新北水保探險島</w:t>
      </w:r>
      <w:r w:rsidRPr="003C18D4">
        <w:rPr>
          <w:rFonts w:hint="eastAsia"/>
        </w:rPr>
        <w:t>作為水土保持教育數位化推廣的重要據點，提升學習者對水土保持工程應用於農村發展的理解，並促進跨國水保教育的共享與合作。</w:t>
      </w:r>
    </w:p>
    <w:p w14:paraId="0355F6EE" w14:textId="77777777" w:rsidR="00CC0B83" w:rsidRDefault="00CC0B83" w:rsidP="00B82785">
      <w:pPr>
        <w:pStyle w:val="4"/>
        <w:spacing w:before="190"/>
      </w:pPr>
      <w:r w:rsidRPr="00CC0B83">
        <w:t>工作辦法</w:t>
      </w:r>
    </w:p>
    <w:p w14:paraId="13EEAA8E" w14:textId="17EC7612" w:rsidR="00C37A5D" w:rsidRDefault="00EB3C75" w:rsidP="00C37A5D">
      <w:pPr>
        <w:pStyle w:val="41"/>
      </w:pPr>
      <w:r w:rsidRPr="006F5BC0">
        <w:rPr>
          <w:rFonts w:hint="eastAsia"/>
        </w:rPr>
        <w:t>為強化農村水保教育的推廣深度，並回應國際化發展趨勢，</w:t>
      </w:r>
      <w:bookmarkStart w:id="65" w:name="_Hlk191985736"/>
      <w:r w:rsidRPr="006F5BC0">
        <w:rPr>
          <w:rFonts w:hint="eastAsia"/>
        </w:rPr>
        <w:t>本計畫將新增</w:t>
      </w:r>
      <w:r>
        <w:rPr>
          <w:rFonts w:hint="eastAsia"/>
        </w:rPr>
        <w:t>「</w:t>
      </w:r>
      <w:r w:rsidRPr="006F5BC0">
        <w:t>新北農村探索館</w:t>
      </w:r>
      <w:r>
        <w:rPr>
          <w:rFonts w:hint="eastAsia"/>
        </w:rPr>
        <w:t>」</w:t>
      </w:r>
      <w:r w:rsidRPr="006F5BC0">
        <w:rPr>
          <w:rFonts w:hint="eastAsia"/>
        </w:rPr>
        <w:t>地圖</w:t>
      </w:r>
      <w:r>
        <w:rPr>
          <w:rFonts w:hint="eastAsia"/>
        </w:rPr>
        <w:t>空間</w:t>
      </w:r>
      <w:r w:rsidRPr="006F5BC0">
        <w:rPr>
          <w:rFonts w:hint="eastAsia"/>
        </w:rPr>
        <w:t>，聚焦於新北市農村再生社區</w:t>
      </w:r>
      <w:bookmarkEnd w:id="65"/>
      <w:r w:rsidRPr="006F5BC0">
        <w:rPr>
          <w:rFonts w:hint="eastAsia"/>
        </w:rPr>
        <w:t>，進一步結合環境教育、互動科技、雙語內容，提升學習效益。</w:t>
      </w:r>
    </w:p>
    <w:p w14:paraId="4F8665F5" w14:textId="77777777" w:rsidR="00EB3C75" w:rsidRDefault="00CD5037" w:rsidP="0080713B">
      <w:pPr>
        <w:pStyle w:val="5"/>
        <w:numPr>
          <w:ilvl w:val="0"/>
          <w:numId w:val="12"/>
        </w:numPr>
      </w:pPr>
      <w:bookmarkStart w:id="66" w:name="_Hlk166202629"/>
      <w:r>
        <w:rPr>
          <w:rFonts w:hint="eastAsia"/>
        </w:rPr>
        <w:lastRenderedPageBreak/>
        <w:t>地圖空間命名建議</w:t>
      </w:r>
      <w:bookmarkStart w:id="67" w:name="_Hlk166226639"/>
      <w:r w:rsidR="00DF1421">
        <w:rPr>
          <w:rFonts w:hint="eastAsia"/>
        </w:rPr>
        <w:t>：</w:t>
      </w:r>
      <w:bookmarkEnd w:id="67"/>
      <w:r w:rsidR="00EB3C75" w:rsidRPr="006F5BC0">
        <w:t>新北農村探索館</w:t>
      </w:r>
    </w:p>
    <w:p w14:paraId="6651B83E" w14:textId="757974E5" w:rsidR="00DF1421" w:rsidRDefault="00EB3C75" w:rsidP="00EB3C75">
      <w:pPr>
        <w:pStyle w:val="51"/>
      </w:pPr>
      <w:r w:rsidRPr="00EB3C75">
        <w:rPr>
          <w:rFonts w:hint="eastAsia"/>
        </w:rPr>
        <w:t>展示新北市農村再生社區的特色與水土保持設施。名稱中的「探索」代表使用者可透過</w:t>
      </w:r>
      <w:r w:rsidRPr="00EB3C75">
        <w:rPr>
          <w:rFonts w:hint="eastAsia"/>
        </w:rPr>
        <w:t xml:space="preserve"> </w:t>
      </w:r>
      <w:r w:rsidRPr="00EB3C75">
        <w:rPr>
          <w:rFonts w:hint="eastAsia"/>
        </w:rPr>
        <w:t>虛擬導覽與雙語學習，深入了解農村環境、人文特色及水保工程，體驗數位化的農村永續發展之旅。實際名稱待與貴局討論而訂定之。</w:t>
      </w:r>
    </w:p>
    <w:p w14:paraId="68162007" w14:textId="378CBD1B" w:rsidR="00C37A5D" w:rsidRDefault="00CD5037" w:rsidP="00E5046E">
      <w:pPr>
        <w:pStyle w:val="5"/>
        <w:ind w:left="1814" w:hanging="340"/>
      </w:pPr>
      <w:r w:rsidRPr="00CD5037">
        <w:rPr>
          <w:rFonts w:hint="eastAsia"/>
        </w:rPr>
        <w:t>地圖場景設定</w:t>
      </w:r>
      <w:r w:rsidR="00926313">
        <w:rPr>
          <w:rFonts w:hint="eastAsia"/>
        </w:rPr>
        <w:t>：</w:t>
      </w:r>
      <w:r w:rsidR="00EB3C75" w:rsidRPr="005C7208">
        <w:rPr>
          <w:rFonts w:hint="eastAsia"/>
        </w:rPr>
        <w:t>本計畫將延續「新北水保探險島」</w:t>
      </w:r>
      <w:r w:rsidR="00EB3C75" w:rsidRPr="005C7208">
        <w:rPr>
          <w:rFonts w:hint="eastAsia"/>
        </w:rPr>
        <w:t xml:space="preserve"> </w:t>
      </w:r>
      <w:r w:rsidR="00EB3C75" w:rsidRPr="005C7208">
        <w:rPr>
          <w:rFonts w:hint="eastAsia"/>
        </w:rPr>
        <w:t>既有的手繪</w:t>
      </w:r>
      <w:r w:rsidR="00EB3C75" w:rsidRPr="005C7208">
        <w:rPr>
          <w:rFonts w:hint="eastAsia"/>
        </w:rPr>
        <w:t>Q</w:t>
      </w:r>
      <w:r w:rsidR="00EB3C75" w:rsidRPr="00EB3C75">
        <w:rPr>
          <w:rFonts w:hint="eastAsia"/>
        </w:rPr>
        <w:t>版風格，並以新北市地圖為底圖，建立一個具有地理脈絡的數位學習環境，每個農村社區將對應一個專屬互動區域，展現當地特色與水土保持設施，如魚菜共生、生態護岸、水梯田、擋土牆</w:t>
      </w:r>
      <w:r w:rsidR="00EB3C75" w:rsidRPr="00EB3C75">
        <w:rPr>
          <w:rFonts w:hint="eastAsia"/>
        </w:rPr>
        <w:t xml:space="preserve"> </w:t>
      </w:r>
      <w:r w:rsidR="00EB3C75" w:rsidRPr="00EB3C75">
        <w:rPr>
          <w:rFonts w:hint="eastAsia"/>
        </w:rPr>
        <w:t>等。</w:t>
      </w:r>
    </w:p>
    <w:p w14:paraId="0A5763FA" w14:textId="12671357" w:rsidR="00D81ABA" w:rsidRDefault="00D81ABA" w:rsidP="00EB3C75">
      <w:pPr>
        <w:pStyle w:val="51"/>
      </w:pPr>
      <w:r>
        <w:rPr>
          <w:rFonts w:hint="eastAsia"/>
        </w:rPr>
        <w:t>針對擴增地圖入口預計建立在去年度規劃新北水保探險島時就已保留擴充的位置，如下圖所示</w:t>
      </w:r>
      <w:r w:rsidR="00EB3C75">
        <w:rPr>
          <w:rFonts w:hint="eastAsia"/>
        </w:rPr>
        <w:t>：</w:t>
      </w:r>
    </w:p>
    <w:p w14:paraId="33D78FE6" w14:textId="562A7C1C" w:rsidR="008115AF" w:rsidRDefault="00EB3C75" w:rsidP="008115AF">
      <w:pPr>
        <w:pStyle w:val="afff2"/>
      </w:pPr>
      <w:r>
        <w:drawing>
          <wp:inline distT="0" distB="0" distL="0" distR="0" wp14:anchorId="36E82DE4" wp14:editId="354382C8">
            <wp:extent cx="3469064" cy="3182627"/>
            <wp:effectExtent l="0" t="0" r="0" b="0"/>
            <wp:docPr id="634193960" name="圖片 63419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3960" name="圖片 634193960"/>
                    <pic:cNvPicPr/>
                  </pic:nvPicPr>
                  <pic:blipFill>
                    <a:blip r:embed="rId31" cstate="print">
                      <a:extLst>
                        <a:ext uri="{28A0092B-C50C-407E-A947-70E740481C1C}">
                          <a14:useLocalDpi xmlns:a14="http://schemas.microsoft.com/office/drawing/2010/main" val="0"/>
                        </a:ext>
                      </a:extLst>
                    </a:blip>
                    <a:srcRect t="1070" b="1070"/>
                    <a:stretch>
                      <a:fillRect/>
                    </a:stretch>
                  </pic:blipFill>
                  <pic:spPr bwMode="auto">
                    <a:xfrm>
                      <a:off x="0" y="0"/>
                      <a:ext cx="3479884" cy="3192554"/>
                    </a:xfrm>
                    <a:prstGeom prst="rect">
                      <a:avLst/>
                    </a:prstGeom>
                    <a:ln>
                      <a:noFill/>
                    </a:ln>
                    <a:extLst>
                      <a:ext uri="{53640926-AAD7-44D8-BBD7-CCE9431645EC}">
                        <a14:shadowObscured xmlns:a14="http://schemas.microsoft.com/office/drawing/2010/main"/>
                      </a:ext>
                    </a:extLst>
                  </pic:spPr>
                </pic:pic>
              </a:graphicData>
            </a:graphic>
          </wp:inline>
        </w:drawing>
      </w:r>
    </w:p>
    <w:p w14:paraId="6FB83ED9" w14:textId="15CCBB4F" w:rsidR="008115AF" w:rsidRDefault="008115AF" w:rsidP="008115AF">
      <w:pPr>
        <w:pStyle w:val="aff7"/>
      </w:pPr>
      <w:bookmarkStart w:id="68" w:name="_Toc191996162"/>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5</w:t>
      </w:r>
      <w:r w:rsidRPr="00557584">
        <w:fldChar w:fldCharType="end"/>
      </w:r>
      <w:r w:rsidRPr="00557584">
        <w:rPr>
          <w:rFonts w:hint="eastAsia"/>
        </w:rPr>
        <w:t xml:space="preserve"> </w:t>
      </w:r>
      <w:r w:rsidR="00CD5037" w:rsidRPr="00CD5037">
        <w:rPr>
          <w:rFonts w:hint="eastAsia"/>
        </w:rPr>
        <w:t>擴建地圖</w:t>
      </w:r>
      <w:r w:rsidR="00D81ABA">
        <w:rPr>
          <w:rFonts w:hint="eastAsia"/>
        </w:rPr>
        <w:t>入口位置</w:t>
      </w:r>
      <w:r w:rsidR="00CD5037" w:rsidRPr="00CD5037">
        <w:rPr>
          <w:rFonts w:hint="eastAsia"/>
        </w:rPr>
        <w:t>示意</w:t>
      </w:r>
      <w:bookmarkEnd w:id="68"/>
    </w:p>
    <w:p w14:paraId="337AF750" w14:textId="7C60B806" w:rsidR="00D81ABA" w:rsidRDefault="002860A3" w:rsidP="008115AF">
      <w:pPr>
        <w:pStyle w:val="aff7"/>
      </w:pPr>
      <w:r>
        <w:rPr>
          <w:noProof/>
        </w:rPr>
        <w:lastRenderedPageBreak/>
        <w:drawing>
          <wp:inline distT="0" distB="0" distL="0" distR="0" wp14:anchorId="2580CBDF" wp14:editId="5DA729BF">
            <wp:extent cx="4267200" cy="2588782"/>
            <wp:effectExtent l="0" t="0" r="0" b="2540"/>
            <wp:docPr id="9440016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01644" name="圖片 9440016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70990" cy="2591081"/>
                    </a:xfrm>
                    <a:prstGeom prst="rect">
                      <a:avLst/>
                    </a:prstGeom>
                  </pic:spPr>
                </pic:pic>
              </a:graphicData>
            </a:graphic>
          </wp:inline>
        </w:drawing>
      </w:r>
    </w:p>
    <w:p w14:paraId="31737591" w14:textId="6908762D" w:rsidR="00D81ABA" w:rsidRPr="00D81ABA" w:rsidRDefault="00D81ABA" w:rsidP="008115AF">
      <w:pPr>
        <w:pStyle w:val="aff7"/>
      </w:pPr>
      <w:bookmarkStart w:id="69" w:name="_Toc191996163"/>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6</w:t>
      </w:r>
      <w:r w:rsidRPr="00557584">
        <w:fldChar w:fldCharType="end"/>
      </w:r>
      <w:r w:rsidRPr="00557584">
        <w:rPr>
          <w:rFonts w:hint="eastAsia"/>
        </w:rPr>
        <w:t xml:space="preserve"> </w:t>
      </w:r>
      <w:r w:rsidRPr="00CD5037">
        <w:rPr>
          <w:rFonts w:hint="eastAsia"/>
        </w:rPr>
        <w:t>擴建地圖</w:t>
      </w:r>
      <w:r>
        <w:rPr>
          <w:rFonts w:hint="eastAsia"/>
        </w:rPr>
        <w:t>入口設計</w:t>
      </w:r>
      <w:r w:rsidRPr="00CD5037">
        <w:rPr>
          <w:rFonts w:hint="eastAsia"/>
        </w:rPr>
        <w:t>示意</w:t>
      </w:r>
      <w:bookmarkEnd w:id="69"/>
    </w:p>
    <w:p w14:paraId="17BB7793" w14:textId="4BFDA8FA" w:rsidR="00EC3065" w:rsidRDefault="00EB3C75" w:rsidP="0012169C">
      <w:pPr>
        <w:pStyle w:val="afff2"/>
      </w:pPr>
      <w:r>
        <w:drawing>
          <wp:inline distT="0" distB="0" distL="0" distR="0" wp14:anchorId="5D4857D5" wp14:editId="6BB533C6">
            <wp:extent cx="5274310" cy="3115997"/>
            <wp:effectExtent l="0" t="0" r="2540" b="8255"/>
            <wp:docPr id="634193962" name="圖片 63419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3962" name="圖片 6341939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115997"/>
                    </a:xfrm>
                    <a:prstGeom prst="rect">
                      <a:avLst/>
                    </a:prstGeom>
                  </pic:spPr>
                </pic:pic>
              </a:graphicData>
            </a:graphic>
          </wp:inline>
        </w:drawing>
      </w:r>
    </w:p>
    <w:p w14:paraId="04147A17" w14:textId="79B6442D" w:rsidR="00EC3065" w:rsidRPr="00EC3065" w:rsidRDefault="00EC3065" w:rsidP="008115AF">
      <w:pPr>
        <w:pStyle w:val="aff7"/>
      </w:pPr>
      <w:bookmarkStart w:id="70" w:name="_Toc191996164"/>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7</w:t>
      </w:r>
      <w:r w:rsidRPr="00557584">
        <w:fldChar w:fldCharType="end"/>
      </w:r>
      <w:r w:rsidRPr="00557584">
        <w:rPr>
          <w:rFonts w:hint="eastAsia"/>
        </w:rPr>
        <w:t xml:space="preserve"> </w:t>
      </w:r>
      <w:r w:rsidRPr="00CD5037">
        <w:rPr>
          <w:rFonts w:hint="eastAsia"/>
        </w:rPr>
        <w:t>擴建地圖</w:t>
      </w:r>
      <w:r w:rsidR="00331E03">
        <w:rPr>
          <w:rFonts w:hint="eastAsia"/>
        </w:rPr>
        <w:t>進入畫面</w:t>
      </w:r>
      <w:r w:rsidRPr="00CD5037">
        <w:rPr>
          <w:rFonts w:hint="eastAsia"/>
        </w:rPr>
        <w:t>設計示意</w:t>
      </w:r>
      <w:bookmarkEnd w:id="70"/>
    </w:p>
    <w:p w14:paraId="5093D6CF" w14:textId="66157575" w:rsidR="00B87375" w:rsidRDefault="00EB3C75" w:rsidP="00577261">
      <w:pPr>
        <w:pStyle w:val="5"/>
      </w:pPr>
      <w:r w:rsidRPr="00F371F3">
        <w:rPr>
          <w:rFonts w:hint="eastAsia"/>
        </w:rPr>
        <w:t>地圖</w:t>
      </w:r>
      <w:r>
        <w:rPr>
          <w:rFonts w:hint="eastAsia"/>
        </w:rPr>
        <w:t>空間</w:t>
      </w:r>
      <w:r w:rsidRPr="00F371F3">
        <w:rPr>
          <w:rFonts w:hint="eastAsia"/>
        </w:rPr>
        <w:t>設計</w:t>
      </w:r>
      <w:r w:rsidRPr="00D6341D">
        <w:rPr>
          <w:rFonts w:hint="eastAsia"/>
        </w:rPr>
        <w:t>：</w:t>
      </w:r>
      <w:r w:rsidRPr="00F371F3">
        <w:rPr>
          <w:rFonts w:hint="eastAsia"/>
        </w:rPr>
        <w:t>本團隊將依據新北市農村再生社區的地理特色與產業文化，擴充</w:t>
      </w:r>
      <w:r w:rsidRPr="00F371F3">
        <w:rPr>
          <w:rFonts w:hint="eastAsia"/>
        </w:rPr>
        <w:t>Gather Town</w:t>
      </w:r>
      <w:r w:rsidRPr="00F371F3">
        <w:rPr>
          <w:rFonts w:hint="eastAsia"/>
        </w:rPr>
        <w:t>內的互動地圖</w:t>
      </w:r>
      <w:r>
        <w:rPr>
          <w:rFonts w:hint="eastAsia"/>
        </w:rPr>
        <w:t>，本計畫預計</w:t>
      </w:r>
      <w:r w:rsidRPr="00F371F3">
        <w:rPr>
          <w:rFonts w:hint="eastAsia"/>
        </w:rPr>
        <w:t>新增五大農村再生</w:t>
      </w:r>
      <w:r>
        <w:rPr>
          <w:rFonts w:hint="eastAsia"/>
        </w:rPr>
        <w:t>社區點位，</w:t>
      </w:r>
      <w:r w:rsidRPr="00F371F3">
        <w:rPr>
          <w:rFonts w:hint="eastAsia"/>
        </w:rPr>
        <w:t>每個</w:t>
      </w:r>
      <w:r>
        <w:rPr>
          <w:rFonts w:hint="eastAsia"/>
        </w:rPr>
        <w:t>點位</w:t>
      </w:r>
      <w:r w:rsidRPr="00F371F3">
        <w:rPr>
          <w:rFonts w:hint="eastAsia"/>
        </w:rPr>
        <w:t>內將包含</w:t>
      </w:r>
      <w:r w:rsidRPr="00F371F3">
        <w:t>社區入口標誌</w:t>
      </w:r>
      <w:r>
        <w:rPr>
          <w:rFonts w:hint="eastAsia"/>
        </w:rPr>
        <w:t>、</w:t>
      </w:r>
      <w:r w:rsidRPr="00F371F3">
        <w:t>關鍵水保設施</w:t>
      </w:r>
      <w:r>
        <w:rPr>
          <w:rFonts w:hint="eastAsia"/>
        </w:rPr>
        <w:t>、</w:t>
      </w:r>
      <w:r w:rsidRPr="00F371F3">
        <w:t>農村特色地標</w:t>
      </w:r>
      <w:r>
        <w:rPr>
          <w:rFonts w:hint="eastAsia"/>
        </w:rPr>
        <w:t>。</w:t>
      </w:r>
    </w:p>
    <w:p w14:paraId="0A4FF1F0" w14:textId="58B16623" w:rsidR="008C22FF" w:rsidRDefault="00EB3C75" w:rsidP="008C22FF">
      <w:pPr>
        <w:pStyle w:val="5"/>
      </w:pPr>
      <w:r w:rsidRPr="00F371F3">
        <w:rPr>
          <w:rFonts w:hint="eastAsia"/>
        </w:rPr>
        <w:lastRenderedPageBreak/>
        <w:t>農村社區介紹與水土保持設施展示：每個農村再生社區將設立資訊站</w:t>
      </w:r>
      <w:r w:rsidRPr="00F371F3">
        <w:t>（</w:t>
      </w:r>
      <w:r w:rsidRPr="00F371F3">
        <w:t>Information Kiosk</w:t>
      </w:r>
      <w:r w:rsidRPr="00F371F3">
        <w:t>）</w:t>
      </w:r>
      <w:r w:rsidRPr="00F371F3">
        <w:rPr>
          <w:rFonts w:hint="eastAsia"/>
        </w:rPr>
        <w:t>，提供雙語（國語</w:t>
      </w:r>
      <w:r w:rsidRPr="00F371F3">
        <w:rPr>
          <w:rFonts w:hint="eastAsia"/>
        </w:rPr>
        <w:t xml:space="preserve"> &amp; </w:t>
      </w:r>
      <w:r w:rsidRPr="00F371F3">
        <w:rPr>
          <w:rFonts w:hint="eastAsia"/>
        </w:rPr>
        <w:t>英文）導覽，內容包含：</w:t>
      </w:r>
    </w:p>
    <w:p w14:paraId="069FC00D" w14:textId="65025548" w:rsidR="00EB3C75" w:rsidRDefault="00EB3C75" w:rsidP="00EB3C75">
      <w:pPr>
        <w:pStyle w:val="6"/>
      </w:pPr>
      <w:r w:rsidRPr="00F371F3">
        <w:rPr>
          <w:rFonts w:hint="eastAsia"/>
        </w:rPr>
        <w:t>社區概況（</w:t>
      </w:r>
      <w:r w:rsidRPr="00F371F3">
        <w:rPr>
          <w:rFonts w:hint="eastAsia"/>
        </w:rPr>
        <w:t>Community Overview</w:t>
      </w:r>
      <w:r w:rsidRPr="00F371F3">
        <w:rPr>
          <w:rFonts w:hint="eastAsia"/>
        </w:rPr>
        <w:t>）：社區歷史背景、農業發展、特色產業介紹</w:t>
      </w:r>
    </w:p>
    <w:p w14:paraId="106720FA" w14:textId="79FCDAEC" w:rsidR="00D6341D" w:rsidRDefault="00EB3C75" w:rsidP="00D6341D">
      <w:pPr>
        <w:pStyle w:val="afff2"/>
      </w:pPr>
      <w:r>
        <w:drawing>
          <wp:inline distT="0" distB="0" distL="0" distR="0" wp14:anchorId="74677C4D" wp14:editId="6794ABC0">
            <wp:extent cx="3535051" cy="1498120"/>
            <wp:effectExtent l="0" t="0" r="8255" b="698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54971" cy="1506562"/>
                    </a:xfrm>
                    <a:prstGeom prst="rect">
                      <a:avLst/>
                    </a:prstGeom>
                  </pic:spPr>
                </pic:pic>
              </a:graphicData>
            </a:graphic>
          </wp:inline>
        </w:drawing>
      </w:r>
    </w:p>
    <w:p w14:paraId="0F380CEE" w14:textId="614B9C47" w:rsidR="00703689" w:rsidRDefault="00703689" w:rsidP="00703689">
      <w:pPr>
        <w:pStyle w:val="aff7"/>
      </w:pPr>
      <w:bookmarkStart w:id="71" w:name="_Toc191996165"/>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8</w:t>
      </w:r>
      <w:r w:rsidRPr="00557584">
        <w:fldChar w:fldCharType="end"/>
      </w:r>
      <w:r w:rsidR="00EB3C75">
        <w:rPr>
          <w:rFonts w:hint="eastAsia"/>
        </w:rPr>
        <w:t>社區概況介紹</w:t>
      </w:r>
      <w:r w:rsidR="00EB3C75" w:rsidRPr="00D6341D">
        <w:rPr>
          <w:rFonts w:hint="eastAsia"/>
        </w:rPr>
        <w:t>示意</w:t>
      </w:r>
      <w:bookmarkEnd w:id="71"/>
    </w:p>
    <w:p w14:paraId="2C76C421" w14:textId="77777777" w:rsidR="008B5AB7" w:rsidRPr="008B5AB7" w:rsidRDefault="008B5AB7" w:rsidP="008B5AB7">
      <w:pPr>
        <w:pStyle w:val="6"/>
      </w:pPr>
      <w:r w:rsidRPr="008B5AB7">
        <w:rPr>
          <w:rFonts w:hint="eastAsia"/>
        </w:rPr>
        <w:t>水保設施簡介</w:t>
      </w:r>
      <w:r w:rsidRPr="008B5AB7">
        <w:rPr>
          <w:rFonts w:hint="eastAsia"/>
        </w:rPr>
        <w:t>(</w:t>
      </w:r>
      <w:r w:rsidRPr="008B5AB7">
        <w:t>Water and Soil Conservation Facilities Introduction</w:t>
      </w:r>
      <w:r w:rsidRPr="008B5AB7">
        <w:rPr>
          <w:rFonts w:hint="eastAsia"/>
        </w:rPr>
        <w:t>)</w:t>
      </w:r>
      <w:r w:rsidRPr="008B5AB7">
        <w:rPr>
          <w:rFonts w:hint="eastAsia"/>
        </w:rPr>
        <w:t>：設施的功能介紹</w:t>
      </w:r>
    </w:p>
    <w:p w14:paraId="0F564C98" w14:textId="634EF8C8" w:rsidR="00EB3C75" w:rsidRDefault="008B5AB7" w:rsidP="008B5AB7">
      <w:pPr>
        <w:pStyle w:val="51"/>
      </w:pPr>
      <w:r w:rsidRPr="008B5AB7">
        <w:rPr>
          <w:rFonts w:hint="eastAsia"/>
        </w:rPr>
        <w:t>本</w:t>
      </w:r>
      <w:r w:rsidRPr="007C5937">
        <w:rPr>
          <w:rFonts w:hint="eastAsia"/>
        </w:rPr>
        <w:t>計畫將使用</w:t>
      </w:r>
      <w:r w:rsidRPr="007C5937">
        <w:rPr>
          <w:rFonts w:hint="eastAsia"/>
        </w:rPr>
        <w:t xml:space="preserve"> 360 </w:t>
      </w:r>
      <w:r w:rsidRPr="007C5937">
        <w:rPr>
          <w:rFonts w:hint="eastAsia"/>
        </w:rPr>
        <w:t>度環景攝影，並嵌入</w:t>
      </w:r>
      <w:r>
        <w:rPr>
          <w:rFonts w:hint="eastAsia"/>
        </w:rPr>
        <w:t>「</w:t>
      </w:r>
      <w:r w:rsidRPr="007C5937">
        <w:t>新北農村探索館</w:t>
      </w:r>
      <w:r>
        <w:rPr>
          <w:rFonts w:hint="eastAsia"/>
        </w:rPr>
        <w:t>」</w:t>
      </w:r>
      <w:r w:rsidRPr="007C5937">
        <w:rPr>
          <w:rFonts w:hint="eastAsia"/>
        </w:rPr>
        <w:t>，實現沉浸式學習體驗</w:t>
      </w:r>
      <w:r>
        <w:rPr>
          <w:rFonts w:hint="eastAsia"/>
        </w:rPr>
        <w:t>，</w:t>
      </w:r>
      <w:r w:rsidRPr="007C5937">
        <w:t>透過互動按鈕，玩家可開啟水保設施的環景視角</w:t>
      </w:r>
      <w:r>
        <w:rPr>
          <w:rFonts w:hint="eastAsia"/>
        </w:rPr>
        <w:t>，並觀看該水保設施介紹。</w:t>
      </w:r>
    </w:p>
    <w:p w14:paraId="5A3E3578" w14:textId="77777777" w:rsidR="008B5AB7" w:rsidRPr="008B5AB7" w:rsidRDefault="008B5AB7" w:rsidP="008B5AB7">
      <w:pPr>
        <w:pStyle w:val="afff2"/>
      </w:pPr>
      <w:r w:rsidRPr="008B5AB7">
        <w:drawing>
          <wp:inline distT="0" distB="0" distL="0" distR="0" wp14:anchorId="60767D7D" wp14:editId="5D6F2142">
            <wp:extent cx="3525986" cy="2102177"/>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35">
                      <a:extLst>
                        <a:ext uri="{28A0092B-C50C-407E-A947-70E740481C1C}">
                          <a14:useLocalDpi xmlns:a14="http://schemas.microsoft.com/office/drawing/2010/main" val="0"/>
                        </a:ext>
                      </a:extLst>
                    </a:blip>
                    <a:stretch>
                      <a:fillRect/>
                    </a:stretch>
                  </pic:blipFill>
                  <pic:spPr>
                    <a:xfrm>
                      <a:off x="0" y="0"/>
                      <a:ext cx="3559378" cy="2122085"/>
                    </a:xfrm>
                    <a:prstGeom prst="rect">
                      <a:avLst/>
                    </a:prstGeom>
                  </pic:spPr>
                </pic:pic>
              </a:graphicData>
            </a:graphic>
          </wp:inline>
        </w:drawing>
      </w:r>
    </w:p>
    <w:p w14:paraId="1F9634DB" w14:textId="77CD3695" w:rsidR="008B5AB7" w:rsidRDefault="008B5AB7" w:rsidP="008B5AB7">
      <w:pPr>
        <w:pStyle w:val="aff7"/>
      </w:pPr>
      <w:bookmarkStart w:id="72" w:name="_Toc191996166"/>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9</w:t>
      </w:r>
      <w:r w:rsidRPr="00557584">
        <w:fldChar w:fldCharType="end"/>
      </w:r>
      <w:r>
        <w:rPr>
          <w:rFonts w:hint="eastAsia"/>
        </w:rPr>
        <w:t>水保設施地圖呈現</w:t>
      </w:r>
      <w:r w:rsidRPr="00D6341D">
        <w:rPr>
          <w:rFonts w:hint="eastAsia"/>
        </w:rPr>
        <w:t>示意</w:t>
      </w:r>
      <w:bookmarkEnd w:id="72"/>
    </w:p>
    <w:p w14:paraId="6F165319" w14:textId="77777777" w:rsidR="008B5AB7" w:rsidRPr="008B5AB7" w:rsidRDefault="008B5AB7" w:rsidP="008B5AB7">
      <w:pPr>
        <w:pStyle w:val="afff2"/>
      </w:pPr>
      <w:r>
        <w:lastRenderedPageBreak/>
        <w:drawing>
          <wp:inline distT="0" distB="0" distL="0" distR="0" wp14:anchorId="7A13E58A" wp14:editId="6859DDAF">
            <wp:extent cx="4107180" cy="2210435"/>
            <wp:effectExtent l="0" t="0" r="762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rotWithShape="1">
                    <a:blip r:embed="rId36" cstate="print">
                      <a:extLst>
                        <a:ext uri="{28A0092B-C50C-407E-A947-70E740481C1C}">
                          <a14:useLocalDpi xmlns:a14="http://schemas.microsoft.com/office/drawing/2010/main" val="0"/>
                        </a:ext>
                      </a:extLst>
                    </a:blip>
                    <a:srcRect l="10691" t="-695" r="11438"/>
                    <a:stretch/>
                  </pic:blipFill>
                  <pic:spPr bwMode="auto">
                    <a:xfrm>
                      <a:off x="0" y="0"/>
                      <a:ext cx="4107180" cy="2210435"/>
                    </a:xfrm>
                    <a:prstGeom prst="rect">
                      <a:avLst/>
                    </a:prstGeom>
                    <a:ln>
                      <a:noFill/>
                    </a:ln>
                    <a:extLst>
                      <a:ext uri="{53640926-AAD7-44D8-BBD7-CCE9431645EC}">
                        <a14:shadowObscured xmlns:a14="http://schemas.microsoft.com/office/drawing/2010/main"/>
                      </a:ext>
                    </a:extLst>
                  </pic:spPr>
                </pic:pic>
              </a:graphicData>
            </a:graphic>
          </wp:inline>
        </w:drawing>
      </w:r>
    </w:p>
    <w:p w14:paraId="467ECBE9" w14:textId="7F67D651" w:rsidR="008B5AB7" w:rsidRDefault="008B5AB7" w:rsidP="008B5AB7">
      <w:pPr>
        <w:pStyle w:val="aff7"/>
      </w:pPr>
      <w:bookmarkStart w:id="73" w:name="_Toc191996167"/>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10</w:t>
      </w:r>
      <w:r w:rsidRPr="00557584">
        <w:fldChar w:fldCharType="end"/>
      </w:r>
      <w:r>
        <w:rPr>
          <w:rFonts w:hint="eastAsia"/>
        </w:rPr>
        <w:t>水保設施環景圖呈現</w:t>
      </w:r>
      <w:r w:rsidRPr="00D6341D">
        <w:rPr>
          <w:rFonts w:hint="eastAsia"/>
        </w:rPr>
        <w:t>示意</w:t>
      </w:r>
      <w:bookmarkEnd w:id="73"/>
    </w:p>
    <w:p w14:paraId="09617DCB" w14:textId="77777777" w:rsidR="008B5AB7" w:rsidRDefault="008B5AB7" w:rsidP="008B5AB7">
      <w:pPr>
        <w:pStyle w:val="afff2"/>
      </w:pPr>
      <w:r w:rsidRPr="008B5AB7">
        <w:drawing>
          <wp:inline distT="0" distB="0" distL="0" distR="0" wp14:anchorId="5A9A7AD5" wp14:editId="73672BAC">
            <wp:extent cx="4108450" cy="2421890"/>
            <wp:effectExtent l="0" t="0" r="635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rotWithShape="1">
                    <a:blip r:embed="rId37" cstate="print">
                      <a:extLst>
                        <a:ext uri="{28A0092B-C50C-407E-A947-70E740481C1C}">
                          <a14:useLocalDpi xmlns:a14="http://schemas.microsoft.com/office/drawing/2010/main" val="0"/>
                        </a:ext>
                      </a:extLst>
                    </a:blip>
                    <a:srcRect l="10980" r="11125"/>
                    <a:stretch/>
                  </pic:blipFill>
                  <pic:spPr bwMode="auto">
                    <a:xfrm>
                      <a:off x="0" y="0"/>
                      <a:ext cx="4108450" cy="2421890"/>
                    </a:xfrm>
                    <a:prstGeom prst="rect">
                      <a:avLst/>
                    </a:prstGeom>
                    <a:ln>
                      <a:noFill/>
                    </a:ln>
                    <a:extLst>
                      <a:ext uri="{53640926-AAD7-44D8-BBD7-CCE9431645EC}">
                        <a14:shadowObscured xmlns:a14="http://schemas.microsoft.com/office/drawing/2010/main"/>
                      </a:ext>
                    </a:extLst>
                  </pic:spPr>
                </pic:pic>
              </a:graphicData>
            </a:graphic>
          </wp:inline>
        </w:drawing>
      </w:r>
    </w:p>
    <w:p w14:paraId="6680697D" w14:textId="6705EDEE" w:rsidR="008B5AB7" w:rsidRPr="00AD2CE3" w:rsidRDefault="008B5AB7" w:rsidP="008B5AB7">
      <w:pPr>
        <w:pStyle w:val="aff7"/>
      </w:pPr>
      <w:bookmarkStart w:id="74" w:name="_Toc191996168"/>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11</w:t>
      </w:r>
      <w:r w:rsidRPr="00557584">
        <w:fldChar w:fldCharType="end"/>
      </w:r>
      <w:r>
        <w:rPr>
          <w:rFonts w:hint="eastAsia"/>
        </w:rPr>
        <w:t>水保設施簡介呈現</w:t>
      </w:r>
      <w:r w:rsidRPr="00D6341D">
        <w:rPr>
          <w:rFonts w:hint="eastAsia"/>
        </w:rPr>
        <w:t>示意</w:t>
      </w:r>
      <w:bookmarkEnd w:id="74"/>
    </w:p>
    <w:bookmarkEnd w:id="66"/>
    <w:p w14:paraId="40664415" w14:textId="77777777" w:rsidR="0086496F" w:rsidRDefault="008B5AB7" w:rsidP="0086496F">
      <w:pPr>
        <w:pStyle w:val="5"/>
      </w:pPr>
      <w:r>
        <w:rPr>
          <w:rFonts w:hint="eastAsia"/>
        </w:rPr>
        <w:t>預計</w:t>
      </w:r>
      <w:bookmarkStart w:id="75" w:name="_Hlk191985749"/>
      <w:r>
        <w:rPr>
          <w:rFonts w:hint="eastAsia"/>
        </w:rPr>
        <w:t>嵌入之農村社區</w:t>
      </w:r>
      <w:bookmarkEnd w:id="75"/>
      <w:r w:rsidRPr="00015185">
        <w:rPr>
          <w:rFonts w:hint="eastAsia"/>
        </w:rPr>
        <w:t>：</w:t>
      </w:r>
      <w:r>
        <w:rPr>
          <w:rFonts w:hint="eastAsia"/>
        </w:rPr>
        <w:t>本計畫預計</w:t>
      </w:r>
      <w:r w:rsidRPr="00C1444E">
        <w:rPr>
          <w:rFonts w:hint="eastAsia"/>
        </w:rPr>
        <w:t>以</w:t>
      </w:r>
      <w:bookmarkStart w:id="76" w:name="_Hlk191985769"/>
      <w:r w:rsidRPr="00C1444E">
        <w:rPr>
          <w:rFonts w:hint="eastAsia"/>
        </w:rPr>
        <w:t>新北市轄區內</w:t>
      </w:r>
      <w:bookmarkEnd w:id="76"/>
      <w:r w:rsidRPr="00C1444E">
        <w:rPr>
          <w:rFonts w:hint="eastAsia"/>
        </w:rPr>
        <w:t>的</w:t>
      </w:r>
      <w:r w:rsidRPr="00C1444E">
        <w:rPr>
          <w:rFonts w:hint="eastAsia"/>
        </w:rPr>
        <w:t xml:space="preserve"> </w:t>
      </w:r>
      <w:r w:rsidRPr="00C1444E">
        <w:rPr>
          <w:rFonts w:hint="eastAsia"/>
        </w:rPr>
        <w:t>農村再生社區為核心</w:t>
      </w:r>
      <w:r>
        <w:rPr>
          <w:rFonts w:hint="eastAsia"/>
        </w:rPr>
        <w:t>，新增五個農村再生社區，實際點位待與貴局討論而訂定之。</w:t>
      </w:r>
      <w:r w:rsidR="00E438B3">
        <w:rPr>
          <w:rFonts w:hint="eastAsia"/>
        </w:rPr>
        <w:t>詳細農村社區名單</w:t>
      </w:r>
      <w:r w:rsidR="0086496F">
        <w:rPr>
          <w:rFonts w:hint="eastAsia"/>
        </w:rPr>
        <w:t>與水保設施介紹請</w:t>
      </w:r>
      <w:r w:rsidR="00E438B3">
        <w:rPr>
          <w:rFonts w:hint="eastAsia"/>
        </w:rPr>
        <w:t>參閱「</w:t>
      </w:r>
      <w:r w:rsidR="00E438B3" w:rsidRPr="00F648F1">
        <w:rPr>
          <w:rFonts w:hint="eastAsia"/>
          <w:highlight w:val="yellow"/>
        </w:rPr>
        <w:t>附件四、</w:t>
      </w:r>
      <w:r w:rsidR="0086496F" w:rsidRPr="00F648F1">
        <w:rPr>
          <w:rFonts w:hint="eastAsia"/>
          <w:highlight w:val="yellow"/>
        </w:rPr>
        <w:t>以現有已開發教材教案運用推廣並優化既有教具</w:t>
      </w:r>
      <w:r w:rsidR="0086496F">
        <w:rPr>
          <w:rFonts w:hint="eastAsia"/>
        </w:rPr>
        <w:t>」。</w:t>
      </w:r>
      <w:bookmarkStart w:id="77" w:name="_Hlk166244420"/>
    </w:p>
    <w:p w14:paraId="52DC835B" w14:textId="10A607F6" w:rsidR="008E2D58" w:rsidRDefault="008B5AB7" w:rsidP="0086496F">
      <w:pPr>
        <w:pStyle w:val="5"/>
      </w:pPr>
      <w:bookmarkStart w:id="78" w:name="_Hlk191986018"/>
      <w:r>
        <w:rPr>
          <w:rFonts w:hint="eastAsia"/>
        </w:rPr>
        <w:t>線上宣導方案與</w:t>
      </w:r>
      <w:r w:rsidRPr="008E2D58">
        <w:rPr>
          <w:rFonts w:hint="eastAsia"/>
        </w:rPr>
        <w:t>線下互動辦法</w:t>
      </w:r>
      <w:bookmarkEnd w:id="77"/>
      <w:r>
        <w:rPr>
          <w:rFonts w:hint="eastAsia"/>
        </w:rPr>
        <w:t>：</w:t>
      </w:r>
      <w:bookmarkEnd w:id="78"/>
      <w:r w:rsidR="0086496F" w:rsidRPr="0086496F">
        <w:rPr>
          <w:rFonts w:hint="eastAsia"/>
        </w:rPr>
        <w:t>請參閱「</w:t>
      </w:r>
      <w:r w:rsidR="0086496F" w:rsidRPr="00F648F1">
        <w:rPr>
          <w:rFonts w:hint="eastAsia"/>
          <w:highlight w:val="yellow"/>
        </w:rPr>
        <w:t>附件四、以現有已開發教材教案運用推廣並優化既有教具</w:t>
      </w:r>
      <w:r w:rsidR="0086496F" w:rsidRPr="0086496F">
        <w:rPr>
          <w:rFonts w:hint="eastAsia"/>
        </w:rPr>
        <w:t>」</w:t>
      </w:r>
      <w:r w:rsidR="0086496F">
        <w:rPr>
          <w:rFonts w:hint="eastAsia"/>
        </w:rPr>
        <w:t>。</w:t>
      </w:r>
    </w:p>
    <w:p w14:paraId="530944D5" w14:textId="3C6C9788" w:rsidR="00FC4CCE" w:rsidRDefault="00EE440B" w:rsidP="00014045">
      <w:pPr>
        <w:pStyle w:val="5"/>
        <w:jc w:val="both"/>
      </w:pPr>
      <w:r>
        <w:rPr>
          <w:rFonts w:hint="eastAsia"/>
        </w:rPr>
        <w:lastRenderedPageBreak/>
        <w:t>教育訓練：</w:t>
      </w:r>
      <w:r w:rsidR="001F69A2">
        <w:rPr>
          <w:rFonts w:hint="eastAsia"/>
        </w:rPr>
        <w:t>本團隊為</w:t>
      </w:r>
      <w:r w:rsidR="001F69A2" w:rsidRPr="001F69A2">
        <w:rPr>
          <w:rFonts w:hint="eastAsia"/>
        </w:rPr>
        <w:t>Gather Town</w:t>
      </w:r>
      <w:r w:rsidR="001F69A2" w:rsidRPr="001F69A2">
        <w:rPr>
          <w:rFonts w:hint="eastAsia"/>
        </w:rPr>
        <w:t>大使計畫成員，團隊內有眾多豐富執行經驗之講師，詳細說明請參閱「</w:t>
      </w:r>
      <w:r w:rsidR="001F69A2" w:rsidRPr="00FC4CCE">
        <w:rPr>
          <w:rFonts w:hint="eastAsia"/>
          <w:highlight w:val="yellow"/>
        </w:rPr>
        <w:t>附件</w:t>
      </w:r>
      <w:bookmarkStart w:id="79" w:name="_Toc131778710"/>
      <w:r w:rsidR="000B4163">
        <w:rPr>
          <w:rFonts w:hint="eastAsia"/>
          <w:highlight w:val="yellow"/>
        </w:rPr>
        <w:t>九、</w:t>
      </w:r>
      <w:r w:rsidR="001F69A2" w:rsidRPr="00FC4CCE">
        <w:rPr>
          <w:rFonts w:hint="eastAsia"/>
          <w:highlight w:val="yellow"/>
        </w:rPr>
        <w:t xml:space="preserve"> </w:t>
      </w:r>
      <w:r w:rsidR="001F69A2" w:rsidRPr="00FC4CCE">
        <w:rPr>
          <w:rFonts w:hint="eastAsia"/>
          <w:highlight w:val="yellow"/>
        </w:rPr>
        <w:t>團隊</w:t>
      </w:r>
      <w:bookmarkStart w:id="80" w:name="_Ref127784247"/>
      <w:r w:rsidR="001F69A2" w:rsidRPr="00FC4CCE">
        <w:rPr>
          <w:rFonts w:hint="eastAsia"/>
          <w:highlight w:val="yellow"/>
        </w:rPr>
        <w:t>實績證明補充資料</w:t>
      </w:r>
      <w:bookmarkEnd w:id="79"/>
      <w:bookmarkEnd w:id="80"/>
      <w:r w:rsidR="001F69A2" w:rsidRPr="001F69A2">
        <w:rPr>
          <w:rFonts w:hint="eastAsia"/>
        </w:rPr>
        <w:t>」提供操作手冊並規劃</w:t>
      </w:r>
      <w:r w:rsidR="001F69A2" w:rsidRPr="001F69A2">
        <w:rPr>
          <w:rFonts w:hint="eastAsia"/>
        </w:rPr>
        <w:t>1</w:t>
      </w:r>
      <w:r w:rsidR="001F69A2" w:rsidRPr="001F69A2">
        <w:rPr>
          <w:rFonts w:hint="eastAsia"/>
        </w:rPr>
        <w:t>小時實體課程，實際帶領內部人員操作地圖劇情解說。</w:t>
      </w:r>
    </w:p>
    <w:p w14:paraId="276D33B4" w14:textId="01680DFA" w:rsidR="006D0249" w:rsidRDefault="004D01A8" w:rsidP="00FC4CCE">
      <w:pPr>
        <w:pStyle w:val="afff2"/>
      </w:pPr>
      <w:r>
        <w:drawing>
          <wp:inline distT="0" distB="0" distL="0" distR="0" wp14:anchorId="0FECDD01" wp14:editId="4808CA20">
            <wp:extent cx="3509112" cy="1498600"/>
            <wp:effectExtent l="0" t="0" r="0" b="6350"/>
            <wp:docPr id="634193940" name="圖片 63419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3940" name="圖片 6341939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78603" cy="1528277"/>
                    </a:xfrm>
                    <a:prstGeom prst="rect">
                      <a:avLst/>
                    </a:prstGeom>
                  </pic:spPr>
                </pic:pic>
              </a:graphicData>
            </a:graphic>
          </wp:inline>
        </w:drawing>
      </w:r>
    </w:p>
    <w:p w14:paraId="7542E257" w14:textId="71262D07" w:rsidR="00FC4CCE" w:rsidRDefault="00FC4CCE" w:rsidP="00FC4CCE">
      <w:pPr>
        <w:pStyle w:val="afff2"/>
      </w:pPr>
      <w:r>
        <w:drawing>
          <wp:inline distT="0" distB="0" distL="0" distR="0" wp14:anchorId="609A61D9" wp14:editId="1DA8A8DC">
            <wp:extent cx="3509010" cy="1233603"/>
            <wp:effectExtent l="0" t="0" r="0" b="508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24151" cy="1238926"/>
                    </a:xfrm>
                    <a:prstGeom prst="rect">
                      <a:avLst/>
                    </a:prstGeom>
                  </pic:spPr>
                </pic:pic>
              </a:graphicData>
            </a:graphic>
          </wp:inline>
        </w:drawing>
      </w:r>
    </w:p>
    <w:p w14:paraId="75A4583C" w14:textId="5E0B1992" w:rsidR="002959E2" w:rsidRDefault="00D31984" w:rsidP="00D31984">
      <w:pPr>
        <w:pStyle w:val="aff7"/>
      </w:pPr>
      <w:bookmarkStart w:id="81" w:name="_Toc191996169"/>
      <w:r w:rsidRPr="00557584">
        <w:rPr>
          <w:rFonts w:hint="eastAsia"/>
        </w:rPr>
        <w:t>圖</w:t>
      </w:r>
      <w:r w:rsidRPr="00D31984">
        <w:rPr>
          <w:rFonts w:hint="eastAsia"/>
        </w:rPr>
        <w:t xml:space="preserve"> 2</w:t>
      </w:r>
      <w:r w:rsidRPr="00D31984">
        <w:noBreakHyphen/>
      </w:r>
      <w:r w:rsidRPr="00D31984">
        <w:fldChar w:fldCharType="begin"/>
      </w:r>
      <w:r w:rsidRPr="00D31984">
        <w:instrText xml:space="preserve"> </w:instrText>
      </w:r>
      <w:r w:rsidRPr="00D31984">
        <w:rPr>
          <w:rFonts w:hint="eastAsia"/>
        </w:rPr>
        <w:instrText xml:space="preserve">SEQ </w:instrText>
      </w:r>
      <w:r w:rsidRPr="00D31984">
        <w:rPr>
          <w:rFonts w:hint="eastAsia"/>
        </w:rPr>
        <w:instrText>圖</w:instrText>
      </w:r>
      <w:r w:rsidRPr="00D31984">
        <w:rPr>
          <w:rFonts w:hint="eastAsia"/>
        </w:rPr>
        <w:instrText xml:space="preserve"> \* ARABIC \s 1</w:instrText>
      </w:r>
      <w:r w:rsidRPr="00D31984">
        <w:instrText xml:space="preserve"> </w:instrText>
      </w:r>
      <w:r w:rsidRPr="00D31984">
        <w:fldChar w:fldCharType="separate"/>
      </w:r>
      <w:r w:rsidR="00E90F37">
        <w:rPr>
          <w:noProof/>
        </w:rPr>
        <w:t>12</w:t>
      </w:r>
      <w:r w:rsidRPr="00D31984">
        <w:fldChar w:fldCharType="end"/>
      </w:r>
      <w:r w:rsidRPr="00D31984">
        <w:rPr>
          <w:rFonts w:hint="eastAsia"/>
        </w:rPr>
        <w:t xml:space="preserve"> </w:t>
      </w:r>
      <w:r w:rsidR="00FC4CCE">
        <w:rPr>
          <w:rFonts w:hint="eastAsia"/>
        </w:rPr>
        <w:t>112</w:t>
      </w:r>
      <w:r w:rsidR="00FC4CCE">
        <w:rPr>
          <w:rFonts w:hint="eastAsia"/>
        </w:rPr>
        <w:t>年及</w:t>
      </w:r>
      <w:r w:rsidR="00FC4CCE">
        <w:rPr>
          <w:rFonts w:hint="eastAsia"/>
        </w:rPr>
        <w:t>113</w:t>
      </w:r>
      <w:r w:rsidR="00FC4CCE">
        <w:rPr>
          <w:rFonts w:hint="eastAsia"/>
        </w:rPr>
        <w:t>年教育訓練</w:t>
      </w:r>
      <w:bookmarkEnd w:id="81"/>
    </w:p>
    <w:p w14:paraId="29030384" w14:textId="1C93F90B" w:rsidR="003C4019" w:rsidRDefault="003C4019" w:rsidP="00CC0B83">
      <w:pPr>
        <w:pStyle w:val="3"/>
        <w:spacing w:before="190"/>
      </w:pPr>
      <w:bookmarkStart w:id="82" w:name="_Ref166003073"/>
      <w:r w:rsidRPr="003C4019">
        <w:rPr>
          <w:rFonts w:hint="eastAsia"/>
        </w:rPr>
        <w:t>建置本市線上互動遊戲一式</w:t>
      </w:r>
      <w:bookmarkEnd w:id="82"/>
    </w:p>
    <w:p w14:paraId="7E86C1DA" w14:textId="46603B1E" w:rsidR="00895EEF" w:rsidRDefault="00895EEF" w:rsidP="0080713B">
      <w:pPr>
        <w:pStyle w:val="4"/>
        <w:numPr>
          <w:ilvl w:val="0"/>
          <w:numId w:val="13"/>
        </w:numPr>
        <w:spacing w:before="190"/>
      </w:pPr>
      <w:r w:rsidRPr="00CC0B83">
        <w:t>執行目標</w:t>
      </w:r>
    </w:p>
    <w:p w14:paraId="788E6F65" w14:textId="77777777" w:rsidR="00FC4CCE" w:rsidRDefault="00FC4CCE" w:rsidP="00FC4CCE">
      <w:pPr>
        <w:pStyle w:val="41"/>
      </w:pPr>
      <w:r>
        <w:rPr>
          <w:rFonts w:hint="eastAsia"/>
        </w:rPr>
        <w:t>製作一款與水保為主題的線上網頁互動遊戲，</w:t>
      </w:r>
      <w:r w:rsidRPr="00501D34">
        <w:rPr>
          <w:rFonts w:hint="eastAsia"/>
        </w:rPr>
        <w:t>並加入農村元素</w:t>
      </w:r>
      <w:r>
        <w:rPr>
          <w:rFonts w:hint="eastAsia"/>
        </w:rPr>
        <w:t>，</w:t>
      </w:r>
      <w:r w:rsidRPr="00501D34">
        <w:rPr>
          <w:rFonts w:hint="eastAsia"/>
        </w:rPr>
        <w:t>必須與過去本市線上教材有連結及關聯性，除了能獨立搭配教育宣導使用外，另需協助置入於「新北水保探險島</w:t>
      </w:r>
      <w:r w:rsidRPr="00501D34">
        <w:rPr>
          <w:rFonts w:hint="eastAsia"/>
        </w:rPr>
        <w:t xml:space="preserve"> </w:t>
      </w:r>
      <w:r>
        <w:rPr>
          <w:rFonts w:hint="eastAsia"/>
        </w:rPr>
        <w:t>Gather Town</w:t>
      </w:r>
      <w:r w:rsidRPr="00501D34">
        <w:rPr>
          <w:rFonts w:hint="eastAsia"/>
        </w:rPr>
        <w:t xml:space="preserve"> </w:t>
      </w:r>
      <w:r w:rsidRPr="00501D34">
        <w:rPr>
          <w:rFonts w:hint="eastAsia"/>
        </w:rPr>
        <w:t>線上平台」顯示</w:t>
      </w:r>
      <w:r w:rsidRPr="00895EEF">
        <w:rPr>
          <w:rFonts w:hint="eastAsia"/>
        </w:rPr>
        <w:t>。</w:t>
      </w:r>
    </w:p>
    <w:p w14:paraId="0B54803D" w14:textId="77777777" w:rsidR="00FC4CCE" w:rsidRDefault="00FC4CCE" w:rsidP="00FC4CCE">
      <w:pPr>
        <w:pStyle w:val="41"/>
      </w:pPr>
      <w:r w:rsidRPr="00F36AB2">
        <w:rPr>
          <w:rFonts w:hint="eastAsia"/>
        </w:rPr>
        <w:t>本團隊於</w:t>
      </w:r>
      <w:r w:rsidRPr="00F36AB2">
        <w:rPr>
          <w:rFonts w:hint="eastAsia"/>
        </w:rPr>
        <w:t xml:space="preserve"> 113 </w:t>
      </w:r>
      <w:r w:rsidRPr="00F36AB2">
        <w:rPr>
          <w:rFonts w:hint="eastAsia"/>
        </w:rPr>
        <w:t>年度</w:t>
      </w:r>
      <w:r w:rsidRPr="00F36AB2">
        <w:rPr>
          <w:rFonts w:hint="eastAsia"/>
        </w:rPr>
        <w:t xml:space="preserve"> </w:t>
      </w:r>
      <w:r w:rsidRPr="00F36AB2">
        <w:rPr>
          <w:rFonts w:hint="eastAsia"/>
        </w:rPr>
        <w:t>協助貴局製作互動遊戲「收集吧！松果兒農村水保任務」，遊戲上線後即獲得熱烈回響，成功展現</w:t>
      </w:r>
      <w:r w:rsidRPr="00F36AB2">
        <w:rPr>
          <w:rFonts w:hint="eastAsia"/>
        </w:rPr>
        <w:t xml:space="preserve"> </w:t>
      </w:r>
      <w:r w:rsidRPr="00F36AB2">
        <w:rPr>
          <w:rFonts w:hint="eastAsia"/>
        </w:rPr>
        <w:t>「寓教於樂」的學習模式，讓</w:t>
      </w:r>
      <w:r>
        <w:rPr>
          <w:rFonts w:hint="eastAsia"/>
        </w:rPr>
        <w:t>體驗者</w:t>
      </w:r>
      <w:r w:rsidRPr="00F36AB2">
        <w:rPr>
          <w:rFonts w:hint="eastAsia"/>
        </w:rPr>
        <w:t>在遊戲中輕鬆理解水土保持與農村再生的核心概念。</w:t>
      </w:r>
    </w:p>
    <w:p w14:paraId="43C85217" w14:textId="77777777" w:rsidR="00FC4CCE" w:rsidRPr="00F36AB2" w:rsidRDefault="00FC4CCE" w:rsidP="00FC4CCE">
      <w:pPr>
        <w:pStyle w:val="41"/>
      </w:pPr>
      <w:r w:rsidRPr="00F36AB2">
        <w:rPr>
          <w:rFonts w:hint="eastAsia"/>
        </w:rPr>
        <w:lastRenderedPageBreak/>
        <w:t>過去兩年，</w:t>
      </w:r>
      <w:r>
        <w:rPr>
          <w:rFonts w:hint="eastAsia"/>
        </w:rPr>
        <w:t>本團隊</w:t>
      </w:r>
      <w:r w:rsidRPr="00F36AB2">
        <w:rPr>
          <w:rFonts w:hint="eastAsia"/>
        </w:rPr>
        <w:t>致力於以全齡化設計發展互動遊戲，但考量到實際應用層面，為了提升入校宣導的成效，遊戲設計仍以較低齡學童為主要對象。今年度</w:t>
      </w:r>
      <w:r>
        <w:rPr>
          <w:rFonts w:hint="eastAsia"/>
        </w:rPr>
        <w:t>預計</w:t>
      </w:r>
      <w:r w:rsidRPr="00F36AB2">
        <w:rPr>
          <w:rFonts w:hint="eastAsia"/>
        </w:rPr>
        <w:t>將遊戲導向成人族群，並結合心理測驗的互動方式，以高擴散性與趣味性為核心，提升遊戲的社群傳播效益。</w:t>
      </w:r>
    </w:p>
    <w:p w14:paraId="705EC2A1" w14:textId="09D257E9" w:rsidR="00DF39C4" w:rsidRDefault="00FC4CCE" w:rsidP="008B244E">
      <w:pPr>
        <w:pStyle w:val="41"/>
      </w:pPr>
      <w:r w:rsidRPr="00F36AB2">
        <w:rPr>
          <w:rFonts w:hint="eastAsia"/>
        </w:rPr>
        <w:t>透過此次創新設計，希望將水土保持與農村再生等較為專業的知識，以輕鬆、直覺的方式傳達給更廣泛的受眾，讓</w:t>
      </w:r>
      <w:r>
        <w:rPr>
          <w:rFonts w:hint="eastAsia"/>
        </w:rPr>
        <w:t>水保</w:t>
      </w:r>
      <w:r w:rsidRPr="00F36AB2">
        <w:rPr>
          <w:rFonts w:hint="eastAsia"/>
        </w:rPr>
        <w:t>教育不再侷限於特定年齡層，而是能夠觸及更多社群，進一步提升全民對水土保持的關注與認識。</w:t>
      </w:r>
    </w:p>
    <w:p w14:paraId="29FE5497" w14:textId="4E7CB472" w:rsidR="00895EEF" w:rsidRDefault="00895EEF" w:rsidP="00B9768F">
      <w:pPr>
        <w:pStyle w:val="4"/>
        <w:spacing w:before="190"/>
      </w:pPr>
      <w:r w:rsidRPr="00CC0B83">
        <w:t>工作辦法</w:t>
      </w:r>
    </w:p>
    <w:p w14:paraId="42714DEF" w14:textId="77777777" w:rsidR="00F32EA1" w:rsidRPr="00A30E8B" w:rsidRDefault="00F32EA1" w:rsidP="00F32EA1">
      <w:pPr>
        <w:pStyle w:val="41"/>
      </w:pPr>
      <w:r w:rsidRPr="00A30E8B">
        <w:rPr>
          <w:rFonts w:hint="eastAsia"/>
        </w:rPr>
        <w:t>為了讓大眾更關注並理解水土保持與農村再生的重要性，本計畫將透過高擴散性且具趣味性的心理測驗作為活動網頁的核心，藉由參與者在測驗過程中的選擇與結果分析，提升對水土保持與農村永續發展的認識。</w:t>
      </w:r>
    </w:p>
    <w:p w14:paraId="2123604B" w14:textId="0FC7A910" w:rsidR="00895EEF" w:rsidRDefault="00F32EA1" w:rsidP="00F32EA1">
      <w:pPr>
        <w:pStyle w:val="41"/>
      </w:pPr>
      <w:r w:rsidRPr="00A30E8B">
        <w:rPr>
          <w:rFonts w:hint="eastAsia"/>
        </w:rPr>
        <w:t>透過故事性的情境設計，</w:t>
      </w:r>
      <w:r>
        <w:rPr>
          <w:rFonts w:hint="eastAsia"/>
        </w:rPr>
        <w:t>本團隊</w:t>
      </w:r>
      <w:r w:rsidRPr="00A30E8B">
        <w:rPr>
          <w:rFonts w:hint="eastAsia"/>
        </w:rPr>
        <w:t>將較為嚴肅的議題轉化為輕鬆易懂的互動體驗，讓參與者在測驗中探索自己的個性特質的同時，也能理解水土保持與農村再生的挑戰與解方，進一步提升環境保護的意識，達成本活動的教育與推廣目標。</w:t>
      </w:r>
    </w:p>
    <w:p w14:paraId="68475660" w14:textId="0B6A1438" w:rsidR="00895EEF" w:rsidRDefault="00895EEF" w:rsidP="0080713B">
      <w:pPr>
        <w:pStyle w:val="5"/>
        <w:numPr>
          <w:ilvl w:val="0"/>
          <w:numId w:val="14"/>
        </w:numPr>
      </w:pPr>
      <w:r w:rsidRPr="00895EEF">
        <w:rPr>
          <w:rFonts w:hint="eastAsia"/>
        </w:rPr>
        <w:t>遊戲建議名稱</w:t>
      </w:r>
      <w:r w:rsidR="00BF6D2A">
        <w:rPr>
          <w:rFonts w:hint="eastAsia"/>
        </w:rPr>
        <w:t>(</w:t>
      </w:r>
      <w:r w:rsidR="00BF6D2A">
        <w:rPr>
          <w:rFonts w:hint="eastAsia"/>
        </w:rPr>
        <w:t>實際</w:t>
      </w:r>
      <w:r w:rsidR="00BF6D2A" w:rsidRPr="00731B2E">
        <w:rPr>
          <w:rFonts w:hint="eastAsia"/>
        </w:rPr>
        <w:t>名稱待與貴</w:t>
      </w:r>
      <w:r w:rsidR="00BF6D2A">
        <w:rPr>
          <w:rFonts w:hint="eastAsia"/>
        </w:rPr>
        <w:t>局</w:t>
      </w:r>
      <w:r w:rsidR="00BF6D2A" w:rsidRPr="00731B2E">
        <w:rPr>
          <w:rFonts w:hint="eastAsia"/>
        </w:rPr>
        <w:t>討論而訂定之</w:t>
      </w:r>
      <w:r w:rsidR="00BF6D2A">
        <w:rPr>
          <w:rFonts w:hint="eastAsia"/>
        </w:rPr>
        <w:t>)</w:t>
      </w:r>
      <w:r w:rsidRPr="00895EEF">
        <w:rPr>
          <w:rFonts w:hint="eastAsia"/>
        </w:rPr>
        <w:t>：</w:t>
      </w:r>
    </w:p>
    <w:p w14:paraId="72941412" w14:textId="0200C2A6" w:rsidR="00895EEF" w:rsidRDefault="00F32EA1" w:rsidP="00895EEF">
      <w:pPr>
        <w:pStyle w:val="6"/>
      </w:pPr>
      <w:r w:rsidRPr="00F32EA1">
        <w:rPr>
          <w:rFonts w:hint="eastAsia"/>
        </w:rPr>
        <w:t>看看你的水土守護神</w:t>
      </w:r>
    </w:p>
    <w:p w14:paraId="71FB5BB6" w14:textId="1005F73A" w:rsidR="00895EEF" w:rsidRDefault="00F32EA1" w:rsidP="00895EEF">
      <w:pPr>
        <w:pStyle w:val="6"/>
      </w:pPr>
      <w:r w:rsidRPr="00F32EA1">
        <w:t>你的水土守護之力</w:t>
      </w:r>
    </w:p>
    <w:p w14:paraId="581D39CF" w14:textId="5DED4650" w:rsidR="00731B2E" w:rsidRDefault="00F32EA1" w:rsidP="00F84529">
      <w:pPr>
        <w:pStyle w:val="afff2"/>
      </w:pPr>
      <w:r>
        <w:lastRenderedPageBreak/>
        <w:drawing>
          <wp:inline distT="0" distB="0" distL="0" distR="0" wp14:anchorId="72AF420D" wp14:editId="4885E881">
            <wp:extent cx="1752600" cy="3115735"/>
            <wp:effectExtent l="0" t="0" r="0" b="8890"/>
            <wp:docPr id="634193966" name="圖片 63419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3966" name="圖片 6341939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54495" cy="3119104"/>
                    </a:xfrm>
                    <a:prstGeom prst="rect">
                      <a:avLst/>
                    </a:prstGeom>
                  </pic:spPr>
                </pic:pic>
              </a:graphicData>
            </a:graphic>
          </wp:inline>
        </w:drawing>
      </w:r>
    </w:p>
    <w:p w14:paraId="4BABC452" w14:textId="1824BD63" w:rsidR="00F84529" w:rsidRDefault="00F84529" w:rsidP="00F84529">
      <w:pPr>
        <w:pStyle w:val="aff7"/>
      </w:pPr>
      <w:bookmarkStart w:id="83" w:name="_Toc191996170"/>
      <w:r w:rsidRPr="00B310AB">
        <w:rPr>
          <w:rFonts w:hint="eastAsia"/>
        </w:rPr>
        <w:t>圖</w:t>
      </w:r>
      <w:r w:rsidRPr="00B310AB">
        <w:rPr>
          <w:rFonts w:hint="eastAsia"/>
        </w:rPr>
        <w:t xml:space="preserve"> </w:t>
      </w:r>
      <w:r w:rsidR="008839DB">
        <w:rPr>
          <w:rFonts w:hint="eastAsia"/>
        </w:rPr>
        <w:t>2</w:t>
      </w:r>
      <w:r w:rsidRPr="00B310AB">
        <w:noBreakHyphen/>
      </w:r>
      <w:r w:rsidRPr="00B310AB">
        <w:fldChar w:fldCharType="begin"/>
      </w:r>
      <w:r w:rsidRPr="00B310AB">
        <w:instrText xml:space="preserve"> </w:instrText>
      </w:r>
      <w:r w:rsidRPr="00B310AB">
        <w:rPr>
          <w:rFonts w:hint="eastAsia"/>
        </w:rPr>
        <w:instrText xml:space="preserve">SEQ </w:instrText>
      </w:r>
      <w:r w:rsidRPr="00B310AB">
        <w:rPr>
          <w:rFonts w:hint="eastAsia"/>
        </w:rPr>
        <w:instrText>圖</w:instrText>
      </w:r>
      <w:r w:rsidRPr="00B310AB">
        <w:rPr>
          <w:rFonts w:hint="eastAsia"/>
        </w:rPr>
        <w:instrText xml:space="preserve"> \* ARABIC \s 1</w:instrText>
      </w:r>
      <w:r w:rsidRPr="00B310AB">
        <w:instrText xml:space="preserve"> </w:instrText>
      </w:r>
      <w:r w:rsidRPr="00B310AB">
        <w:fldChar w:fldCharType="separate"/>
      </w:r>
      <w:r w:rsidR="00E90F37">
        <w:rPr>
          <w:noProof/>
        </w:rPr>
        <w:t>13</w:t>
      </w:r>
      <w:r w:rsidRPr="00B310AB">
        <w:fldChar w:fldCharType="end"/>
      </w:r>
      <w:r w:rsidRPr="00B310AB">
        <w:rPr>
          <w:rFonts w:hint="eastAsia"/>
        </w:rPr>
        <w:t xml:space="preserve"> </w:t>
      </w:r>
      <w:r>
        <w:rPr>
          <w:rFonts w:hint="eastAsia"/>
        </w:rPr>
        <w:t>遊戲標準字設計示意</w:t>
      </w:r>
      <w:bookmarkEnd w:id="83"/>
    </w:p>
    <w:p w14:paraId="22174648" w14:textId="77777777" w:rsidR="003A4F51" w:rsidRDefault="003A4F51" w:rsidP="003A4F51">
      <w:pPr>
        <w:pStyle w:val="5"/>
      </w:pPr>
      <w:r>
        <w:rPr>
          <w:rFonts w:hint="eastAsia"/>
        </w:rPr>
        <w:t>適用年齡：</w:t>
      </w:r>
      <w:r w:rsidRPr="003A4F51">
        <w:t>國小中、高年級</w:t>
      </w:r>
      <w:r w:rsidRPr="003A4F51">
        <w:t>(</w:t>
      </w:r>
      <w:r w:rsidRPr="003A4F51">
        <w:rPr>
          <w:rFonts w:hint="eastAsia"/>
        </w:rPr>
        <w:t>含</w:t>
      </w:r>
      <w:r w:rsidRPr="003A4F51">
        <w:t>)</w:t>
      </w:r>
      <w:r w:rsidRPr="003A4F51">
        <w:rPr>
          <w:rFonts w:hint="eastAsia"/>
        </w:rPr>
        <w:t>以上、成人</w:t>
      </w:r>
      <w:r>
        <w:rPr>
          <w:rFonts w:hint="eastAsia"/>
        </w:rPr>
        <w:t>。</w:t>
      </w:r>
    </w:p>
    <w:p w14:paraId="71EFF8AB" w14:textId="57EF91BE" w:rsidR="003A4F51" w:rsidRPr="0073401E" w:rsidRDefault="003A4F51" w:rsidP="003A4F51">
      <w:pPr>
        <w:pStyle w:val="5"/>
        <w:rPr>
          <w:spacing w:val="-6"/>
        </w:rPr>
      </w:pPr>
      <w:r w:rsidRPr="0073401E">
        <w:rPr>
          <w:rFonts w:hint="eastAsia"/>
          <w:spacing w:val="-6"/>
        </w:rPr>
        <w:t>體驗時間：</w:t>
      </w:r>
      <w:r w:rsidR="00F32EA1" w:rsidRPr="00F32EA1">
        <w:rPr>
          <w:rFonts w:hint="eastAsia"/>
        </w:rPr>
        <w:t>2</w:t>
      </w:r>
      <w:r w:rsidR="00F32EA1" w:rsidRPr="00F32EA1">
        <w:t>-</w:t>
      </w:r>
      <w:r w:rsidR="00F32EA1" w:rsidRPr="00F32EA1">
        <w:rPr>
          <w:rFonts w:hint="eastAsia"/>
        </w:rPr>
        <w:t>4</w:t>
      </w:r>
      <w:r w:rsidR="00F32EA1" w:rsidRPr="00F32EA1">
        <w:rPr>
          <w:rFonts w:hint="eastAsia"/>
        </w:rPr>
        <w:t>分鐘，</w:t>
      </w:r>
      <w:r w:rsidRPr="0073401E">
        <w:rPr>
          <w:rFonts w:hint="eastAsia"/>
          <w:spacing w:val="-6"/>
        </w:rPr>
        <w:t>實際遊玩時間依熟練度而定。</w:t>
      </w:r>
    </w:p>
    <w:p w14:paraId="27D858F0" w14:textId="77777777" w:rsidR="00F32EA1" w:rsidRDefault="00895EEF" w:rsidP="00895EEF">
      <w:pPr>
        <w:pStyle w:val="5"/>
      </w:pPr>
      <w:r w:rsidRPr="00895EEF">
        <w:rPr>
          <w:rFonts w:hint="eastAsia"/>
        </w:rPr>
        <w:t>遊戲場景設定：</w:t>
      </w:r>
    </w:p>
    <w:p w14:paraId="77EF1899" w14:textId="641F8258" w:rsidR="00895EEF" w:rsidRDefault="00F32EA1" w:rsidP="00F32EA1">
      <w:pPr>
        <w:pStyle w:val="51"/>
      </w:pPr>
      <w:r>
        <w:rPr>
          <w:rFonts w:hint="eastAsia"/>
        </w:rPr>
        <w:t>為結合現有的新北水保探險島元素，以及收集吧</w:t>
      </w:r>
      <w:r>
        <w:rPr>
          <w:rFonts w:hint="eastAsia"/>
        </w:rPr>
        <w:t>!</w:t>
      </w:r>
      <w:r>
        <w:rPr>
          <w:rFonts w:hint="eastAsia"/>
        </w:rPr>
        <w:t>松果兒農村水保任務畫面元素，加上農村、水保元素</w:t>
      </w:r>
      <w:r w:rsidRPr="00895EEF">
        <w:rPr>
          <w:rFonts w:hint="eastAsia"/>
        </w:rPr>
        <w:t>。</w:t>
      </w:r>
    </w:p>
    <w:p w14:paraId="058B4611" w14:textId="16D2C67E" w:rsidR="00CD1BDB" w:rsidRDefault="00F32EA1" w:rsidP="00F32EA1">
      <w:pPr>
        <w:pStyle w:val="51"/>
      </w:pPr>
      <w:r>
        <w:rPr>
          <w:rFonts w:hint="eastAsia"/>
        </w:rPr>
        <w:t>本計畫</w:t>
      </w:r>
      <w:r w:rsidRPr="00CD1BDB">
        <w:rPr>
          <w:rFonts w:hint="eastAsia"/>
        </w:rPr>
        <w:t>製作之網頁互動遊戲將會放置新北水保探險島的「水保小學堂」中，因水保小學堂齊聚了水保小遊戲、繪本與影片等教材，將本年度製作的網頁互動遊戲放置於此是最合適的地圖空間。</w:t>
      </w:r>
    </w:p>
    <w:p w14:paraId="3C1F229C" w14:textId="6FEE6F08" w:rsidR="008B5C73" w:rsidRDefault="00094FD1" w:rsidP="008B5C73">
      <w:pPr>
        <w:pStyle w:val="afff2"/>
      </w:pPr>
      <w:r>
        <w:lastRenderedPageBreak/>
        <w:drawing>
          <wp:inline distT="0" distB="0" distL="0" distR="0" wp14:anchorId="11B9BE72" wp14:editId="485EF1E0">
            <wp:extent cx="3713147" cy="2301596"/>
            <wp:effectExtent l="0" t="0" r="1905" b="3810"/>
            <wp:docPr id="634193932" name="圖片 63419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30672" cy="2312459"/>
                    </a:xfrm>
                    <a:prstGeom prst="rect">
                      <a:avLst/>
                    </a:prstGeom>
                    <a:noFill/>
                    <a:ln>
                      <a:noFill/>
                    </a:ln>
                  </pic:spPr>
                </pic:pic>
              </a:graphicData>
            </a:graphic>
          </wp:inline>
        </w:drawing>
      </w:r>
    </w:p>
    <w:p w14:paraId="4C71B4C7" w14:textId="36375E73" w:rsidR="008B5C73" w:rsidRDefault="008B5C73" w:rsidP="008B5C73">
      <w:pPr>
        <w:pStyle w:val="aff7"/>
      </w:pPr>
      <w:bookmarkStart w:id="84" w:name="_Toc191996171"/>
      <w:r w:rsidRPr="00B310AB">
        <w:rPr>
          <w:rFonts w:hint="eastAsia"/>
        </w:rPr>
        <w:t>圖</w:t>
      </w:r>
      <w:r w:rsidRPr="00B310AB">
        <w:rPr>
          <w:rFonts w:hint="eastAsia"/>
        </w:rPr>
        <w:t xml:space="preserve"> </w:t>
      </w:r>
      <w:r w:rsidR="00226C23">
        <w:rPr>
          <w:rFonts w:hint="eastAsia"/>
        </w:rPr>
        <w:t>2</w:t>
      </w:r>
      <w:r w:rsidRPr="00B310AB">
        <w:noBreakHyphen/>
      </w:r>
      <w:r w:rsidRPr="00B310AB">
        <w:fldChar w:fldCharType="begin"/>
      </w:r>
      <w:r w:rsidRPr="00B310AB">
        <w:instrText xml:space="preserve"> </w:instrText>
      </w:r>
      <w:r w:rsidRPr="00B310AB">
        <w:rPr>
          <w:rFonts w:hint="eastAsia"/>
        </w:rPr>
        <w:instrText xml:space="preserve">SEQ </w:instrText>
      </w:r>
      <w:r w:rsidRPr="00B310AB">
        <w:rPr>
          <w:rFonts w:hint="eastAsia"/>
        </w:rPr>
        <w:instrText>圖</w:instrText>
      </w:r>
      <w:r w:rsidRPr="00B310AB">
        <w:rPr>
          <w:rFonts w:hint="eastAsia"/>
        </w:rPr>
        <w:instrText xml:space="preserve"> \* ARABIC \s 1</w:instrText>
      </w:r>
      <w:r w:rsidRPr="00B310AB">
        <w:instrText xml:space="preserve"> </w:instrText>
      </w:r>
      <w:r w:rsidRPr="00B310AB">
        <w:fldChar w:fldCharType="separate"/>
      </w:r>
      <w:r w:rsidR="00E90F37">
        <w:rPr>
          <w:noProof/>
        </w:rPr>
        <w:t>14</w:t>
      </w:r>
      <w:r w:rsidRPr="00B310AB">
        <w:fldChar w:fldCharType="end"/>
      </w:r>
      <w:r w:rsidRPr="00B310AB">
        <w:rPr>
          <w:rFonts w:hint="eastAsia"/>
        </w:rPr>
        <w:t xml:space="preserve"> </w:t>
      </w:r>
      <w:r w:rsidR="00094FD1">
        <w:rPr>
          <w:rFonts w:hint="eastAsia"/>
        </w:rPr>
        <w:t>網頁</w:t>
      </w:r>
      <w:r w:rsidR="00094FD1" w:rsidRPr="00616D37">
        <w:rPr>
          <w:rFonts w:hint="eastAsia"/>
        </w:rPr>
        <w:t>遊戲</w:t>
      </w:r>
      <w:r w:rsidR="00094FD1">
        <w:rPr>
          <w:rFonts w:hint="eastAsia"/>
        </w:rPr>
        <w:t>將嵌入於水保小學堂中</w:t>
      </w:r>
      <w:bookmarkEnd w:id="84"/>
    </w:p>
    <w:p w14:paraId="434CA2C9" w14:textId="77777777" w:rsidR="00F32EA1" w:rsidRDefault="00F32EA1" w:rsidP="00324F84">
      <w:pPr>
        <w:pStyle w:val="5"/>
        <w:jc w:val="both"/>
      </w:pPr>
      <w:bookmarkStart w:id="85" w:name="_Hlk191986296"/>
      <w:r>
        <w:rPr>
          <w:rFonts w:hint="eastAsia"/>
        </w:rPr>
        <w:t>心理測驗互動</w:t>
      </w:r>
      <w:r w:rsidRPr="00F32EA1">
        <w:rPr>
          <w:rFonts w:hint="eastAsia"/>
        </w:rPr>
        <w:t>玩法設計</w:t>
      </w:r>
      <w:bookmarkEnd w:id="85"/>
      <w:r w:rsidRPr="00F32EA1">
        <w:rPr>
          <w:rFonts w:hint="eastAsia"/>
        </w:rPr>
        <w:t>：</w:t>
      </w:r>
    </w:p>
    <w:p w14:paraId="248E68BB" w14:textId="46B70709" w:rsidR="00B60BC8" w:rsidRDefault="00F32EA1" w:rsidP="00F32EA1">
      <w:pPr>
        <w:pStyle w:val="51"/>
      </w:pPr>
      <w:bookmarkStart w:id="86" w:name="_Hlk191986321"/>
      <w:r w:rsidRPr="00F32EA1">
        <w:rPr>
          <w:rFonts w:hint="eastAsia"/>
        </w:rPr>
        <w:t>遊戲於電腦、手機設備皆可遊玩。測驗主題為「看看你的水土守護神」，以水土保持與農村生態系統中的不同角色來對應參與者的性格，並以四大水土守護類型作為結果導向。</w:t>
      </w:r>
      <w:bookmarkEnd w:id="86"/>
      <w:r w:rsidR="00B60BC8">
        <w:rPr>
          <w:rFonts w:hint="eastAsia"/>
        </w:rPr>
        <w:t>詳細玩法設計請參閱「</w:t>
      </w:r>
      <w:r w:rsidR="00B60BC8" w:rsidRPr="00F648F1">
        <w:rPr>
          <w:rFonts w:hint="eastAsia"/>
          <w:highlight w:val="yellow"/>
        </w:rPr>
        <w:t>附件五、建置本市線上互動遊戲一式</w:t>
      </w:r>
      <w:r w:rsidR="00B60BC8">
        <w:rPr>
          <w:rFonts w:hint="eastAsia"/>
        </w:rPr>
        <w:t>」。</w:t>
      </w:r>
    </w:p>
    <w:p w14:paraId="1E09DAF8" w14:textId="4BBDF029" w:rsidR="003C4019" w:rsidRDefault="001D5C3D" w:rsidP="00CC0B83">
      <w:pPr>
        <w:pStyle w:val="3"/>
        <w:spacing w:before="190"/>
      </w:pPr>
      <w:r w:rsidRPr="001D5C3D">
        <w:rPr>
          <w:rFonts w:hint="eastAsia"/>
        </w:rPr>
        <w:tab/>
      </w:r>
      <w:r w:rsidRPr="001D5C3D">
        <w:rPr>
          <w:rFonts w:hint="eastAsia"/>
        </w:rPr>
        <w:t>與新北市政府教育局合作，搭配本市線上互動遊戲，辦理線上推廣活動</w:t>
      </w:r>
      <w:r w:rsidRPr="001D5C3D">
        <w:rPr>
          <w:rFonts w:hint="eastAsia"/>
        </w:rPr>
        <w:t>1</w:t>
      </w:r>
      <w:r w:rsidRPr="001D5C3D">
        <w:rPr>
          <w:rFonts w:hint="eastAsia"/>
        </w:rPr>
        <w:t>場次</w:t>
      </w:r>
    </w:p>
    <w:p w14:paraId="045D1582" w14:textId="6AC5FF92" w:rsidR="00DA0229" w:rsidRDefault="00DA0229" w:rsidP="001D5C3D">
      <w:pPr>
        <w:pStyle w:val="4"/>
        <w:numPr>
          <w:ilvl w:val="0"/>
          <w:numId w:val="15"/>
        </w:numPr>
        <w:spacing w:before="190"/>
      </w:pPr>
      <w:r w:rsidRPr="00CC0B83">
        <w:t>執行目標</w:t>
      </w:r>
    </w:p>
    <w:p w14:paraId="48EA63B9" w14:textId="12F9C2E1" w:rsidR="00094FD1" w:rsidRPr="001D5C3D" w:rsidRDefault="008B2C66" w:rsidP="001D5C3D">
      <w:pPr>
        <w:pStyle w:val="41"/>
      </w:pPr>
      <w:r w:rsidRPr="00094FD1">
        <w:rPr>
          <w:rFonts w:hint="eastAsia"/>
        </w:rPr>
        <w:t>與</w:t>
      </w:r>
      <w:r>
        <w:rPr>
          <w:rFonts w:hint="eastAsia"/>
        </w:rPr>
        <w:t>新北市政府教育局</w:t>
      </w:r>
      <w:r w:rsidRPr="00094FD1">
        <w:rPr>
          <w:rFonts w:hint="eastAsia"/>
        </w:rPr>
        <w:t>合作，搭配本市線上互動遊戲，辦理線上推廣活動</w:t>
      </w:r>
      <w:r>
        <w:rPr>
          <w:rFonts w:hint="eastAsia"/>
        </w:rPr>
        <w:t>1</w:t>
      </w:r>
      <w:r w:rsidRPr="00094FD1">
        <w:rPr>
          <w:rFonts w:hint="eastAsia"/>
        </w:rPr>
        <w:t>場次</w:t>
      </w:r>
      <w:r>
        <w:rPr>
          <w:rFonts w:hint="eastAsia"/>
        </w:rPr>
        <w:t>。</w:t>
      </w:r>
      <w:r w:rsidRPr="00094FD1">
        <w:rPr>
          <w:rFonts w:hint="eastAsia"/>
        </w:rPr>
        <w:t>(</w:t>
      </w:r>
      <w:r w:rsidRPr="00094FD1">
        <w:rPr>
          <w:rFonts w:hint="eastAsia"/>
        </w:rPr>
        <w:t>含獎品</w:t>
      </w:r>
      <w:r w:rsidRPr="00094FD1">
        <w:t>)</w:t>
      </w:r>
    </w:p>
    <w:p w14:paraId="4A48ACD5" w14:textId="77777777" w:rsidR="00DA0229" w:rsidRDefault="00DA0229" w:rsidP="00B9768F">
      <w:pPr>
        <w:pStyle w:val="4"/>
        <w:spacing w:before="190"/>
      </w:pPr>
      <w:r w:rsidRPr="00CC0B83">
        <w:t>工作辦法</w:t>
      </w:r>
    </w:p>
    <w:p w14:paraId="4A982823" w14:textId="2DBF882E" w:rsidR="00DA0229" w:rsidRPr="008B2C66" w:rsidRDefault="008B2C66" w:rsidP="008B2C66">
      <w:pPr>
        <w:pStyle w:val="41"/>
      </w:pPr>
      <w:r w:rsidRPr="008B2C66">
        <w:rPr>
          <w:rFonts w:hint="eastAsia"/>
        </w:rPr>
        <w:t>為延續過往成功經驗，本年度計畫將依循去年活動之優勢，進一步優化在地性活動之辦理模式，並與水土保持酷學校合作，舉辦</w:t>
      </w:r>
      <w:r w:rsidRPr="008B2C66">
        <w:rPr>
          <w:rFonts w:hint="eastAsia"/>
        </w:rPr>
        <w:t>1</w:t>
      </w:r>
      <w:r w:rsidRPr="008B2C66">
        <w:rPr>
          <w:rFonts w:hint="eastAsia"/>
        </w:rPr>
        <w:t>場次線上推廣活動，以提升活動效益與參與度。</w:t>
      </w:r>
    </w:p>
    <w:p w14:paraId="6E442233" w14:textId="5CBCE367" w:rsidR="008B2C66" w:rsidRDefault="008B2C66" w:rsidP="0080713B">
      <w:pPr>
        <w:pStyle w:val="5"/>
        <w:numPr>
          <w:ilvl w:val="0"/>
          <w:numId w:val="16"/>
        </w:numPr>
      </w:pPr>
      <w:r w:rsidRPr="008B2C66">
        <w:rPr>
          <w:rFonts w:hint="eastAsia"/>
        </w:rPr>
        <w:lastRenderedPageBreak/>
        <w:t>去年活動優勢：</w:t>
      </w:r>
    </w:p>
    <w:p w14:paraId="4498C7A0" w14:textId="3CBB509A" w:rsidR="008B2C66" w:rsidRDefault="008B2C66" w:rsidP="000165D8">
      <w:pPr>
        <w:pStyle w:val="6"/>
      </w:pPr>
      <w:r w:rsidRPr="008B2C66">
        <w:rPr>
          <w:rFonts w:hint="eastAsia"/>
        </w:rPr>
        <w:t>廣大回響與高參與度</w:t>
      </w:r>
      <w:r w:rsidR="00052059">
        <w:rPr>
          <w:rFonts w:hint="eastAsia"/>
        </w:rPr>
        <w:t>：</w:t>
      </w:r>
      <w:r>
        <w:rPr>
          <w:rFonts w:hint="eastAsia"/>
        </w:rPr>
        <w:t>兩場次</w:t>
      </w:r>
      <w:r w:rsidRPr="00275C1F">
        <w:t>活動</w:t>
      </w:r>
      <w:r>
        <w:rPr>
          <w:rFonts w:hint="eastAsia"/>
        </w:rPr>
        <w:t>，</w:t>
      </w:r>
      <w:r w:rsidRPr="00275C1F">
        <w:t>期間共回收</w:t>
      </w:r>
      <w:r w:rsidRPr="00275C1F">
        <w:t>3,863</w:t>
      </w:r>
      <w:r w:rsidRPr="00275C1F">
        <w:t>份滿意度問卷，其中</w:t>
      </w:r>
      <w:r w:rsidRPr="00275C1F">
        <w:t xml:space="preserve"> 90% </w:t>
      </w:r>
      <w:r w:rsidRPr="00275C1F">
        <w:t>以上參與者給予四顆星及五顆星的高度評價，顯示遊戲化學習方式對於水土保持與農村再生教育的推廣成效顯著。</w:t>
      </w:r>
    </w:p>
    <w:p w14:paraId="4FF8B12E" w14:textId="791A8FA8" w:rsidR="008B2C66" w:rsidRDefault="008B2C66" w:rsidP="008B2C66">
      <w:pPr>
        <w:pStyle w:val="aff7"/>
      </w:pPr>
      <w:bookmarkStart w:id="87" w:name="_Toc191987987"/>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sidR="00E90F37">
        <w:rPr>
          <w:noProof/>
        </w:rPr>
        <w:t>5</w:t>
      </w:r>
      <w:r>
        <w:fldChar w:fldCharType="end"/>
      </w:r>
      <w:r>
        <w:rPr>
          <w:rFonts w:hint="eastAsia"/>
        </w:rPr>
        <w:t xml:space="preserve"> 113</w:t>
      </w:r>
      <w:r>
        <w:rPr>
          <w:rFonts w:hint="eastAsia"/>
        </w:rPr>
        <w:t>年線上推廣活動</w:t>
      </w:r>
      <w:r w:rsidRPr="00745993">
        <w:rPr>
          <w:rFonts w:hint="eastAsia"/>
        </w:rPr>
        <w:t>滿意度問券回饋表</w:t>
      </w:r>
      <w:bookmarkEnd w:id="87"/>
    </w:p>
    <w:tbl>
      <w:tblPr>
        <w:tblW w:w="6388" w:type="pct"/>
        <w:tblInd w:w="-985" w:type="dxa"/>
        <w:tblLayout w:type="fixed"/>
        <w:tblCellMar>
          <w:left w:w="0" w:type="dxa"/>
          <w:right w:w="0" w:type="dxa"/>
        </w:tblCellMar>
        <w:tblLook w:val="04A0" w:firstRow="1" w:lastRow="0" w:firstColumn="1" w:lastColumn="0" w:noHBand="0" w:noVBand="1"/>
      </w:tblPr>
      <w:tblGrid>
        <w:gridCol w:w="5295"/>
        <w:gridCol w:w="5296"/>
      </w:tblGrid>
      <w:tr w:rsidR="008B2C66" w:rsidRPr="0061007A" w14:paraId="45DAC5C7" w14:textId="77777777" w:rsidTr="00D0483B">
        <w:trPr>
          <w:trHeight w:val="22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B6D7A8"/>
          </w:tcPr>
          <w:p w14:paraId="07403916" w14:textId="77777777" w:rsidR="008B2C66" w:rsidRPr="008B2C66" w:rsidRDefault="008B2C66" w:rsidP="008B2C66">
            <w:pPr>
              <w:pStyle w:val="affc"/>
            </w:pPr>
            <w:r>
              <w:rPr>
                <w:rFonts w:hint="eastAsia"/>
              </w:rPr>
              <w:t>113</w:t>
            </w:r>
            <w:r>
              <w:rPr>
                <w:rFonts w:hint="eastAsia"/>
              </w:rPr>
              <w:t>年線上推廣活動</w:t>
            </w:r>
            <w:r w:rsidRPr="008B2C66">
              <w:rPr>
                <w:rFonts w:hint="eastAsia"/>
              </w:rPr>
              <w:t>滿意度問券回饋表，共</w:t>
            </w:r>
            <w:r w:rsidRPr="008B2C66">
              <w:t>3,863</w:t>
            </w:r>
            <w:r w:rsidRPr="008B2C66">
              <w:rPr>
                <w:rFonts w:hint="eastAsia"/>
              </w:rPr>
              <w:t>筆回覆</w:t>
            </w:r>
          </w:p>
        </w:tc>
      </w:tr>
      <w:tr w:rsidR="008B2C66" w:rsidRPr="00247ECB" w14:paraId="6934E0C8" w14:textId="77777777" w:rsidTr="00D0483B">
        <w:tblPrEx>
          <w:tblCellMar>
            <w:left w:w="28" w:type="dxa"/>
            <w:right w:w="28" w:type="dxa"/>
          </w:tblCellMar>
        </w:tblPrEx>
        <w:trPr>
          <w:trHeight w:val="223"/>
        </w:trPr>
        <w:tc>
          <w:tcPr>
            <w:tcW w:w="2500" w:type="pct"/>
            <w:tcBorders>
              <w:top w:val="single" w:sz="6" w:space="0" w:color="CCCCCC"/>
              <w:left w:val="single" w:sz="6" w:space="0" w:color="000000"/>
              <w:bottom w:val="single" w:sz="6" w:space="0" w:color="000000"/>
              <w:right w:val="single" w:sz="4" w:space="0" w:color="auto"/>
            </w:tcBorders>
            <w:vAlign w:val="center"/>
          </w:tcPr>
          <w:p w14:paraId="74E23363" w14:textId="77777777" w:rsidR="008B2C66" w:rsidRPr="008B2C66" w:rsidRDefault="008B2C66" w:rsidP="008B2C66">
            <w:pPr>
              <w:pStyle w:val="afff2"/>
            </w:pPr>
            <w:r w:rsidRPr="00745993">
              <w:drawing>
                <wp:inline distT="0" distB="0" distL="0" distR="0" wp14:anchorId="41B70C7D" wp14:editId="2666DF31">
                  <wp:extent cx="3329940" cy="1714500"/>
                  <wp:effectExtent l="0" t="0" r="381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42" cstate="print">
                            <a:extLst>
                              <a:ext uri="{28A0092B-C50C-407E-A947-70E740481C1C}">
                                <a14:useLocalDpi xmlns:a14="http://schemas.microsoft.com/office/drawing/2010/main" val="0"/>
                              </a:ext>
                            </a:extLst>
                          </a:blip>
                          <a:srcRect l="2377" r="3026" b="-1810"/>
                          <a:stretch>
                            <a:fillRect/>
                          </a:stretch>
                        </pic:blipFill>
                        <pic:spPr bwMode="auto">
                          <a:xfrm>
                            <a:off x="0" y="0"/>
                            <a:ext cx="3329940" cy="1714500"/>
                          </a:xfrm>
                          <a:prstGeom prst="rect">
                            <a:avLst/>
                          </a:prstGeom>
                          <a:noFill/>
                          <a:ln>
                            <a:noFill/>
                          </a:ln>
                        </pic:spPr>
                      </pic:pic>
                    </a:graphicData>
                  </a:graphic>
                </wp:inline>
              </w:drawing>
            </w:r>
          </w:p>
        </w:tc>
        <w:tc>
          <w:tcPr>
            <w:tcW w:w="2500" w:type="pct"/>
            <w:tcBorders>
              <w:top w:val="single" w:sz="6" w:space="0" w:color="CCCCCC"/>
              <w:left w:val="single" w:sz="4" w:space="0" w:color="auto"/>
              <w:bottom w:val="single" w:sz="6" w:space="0" w:color="000000"/>
              <w:right w:val="single" w:sz="6" w:space="0" w:color="000000"/>
            </w:tcBorders>
            <w:vAlign w:val="center"/>
          </w:tcPr>
          <w:p w14:paraId="24DA63D6" w14:textId="77777777" w:rsidR="008B2C66" w:rsidRPr="008B2C66" w:rsidRDefault="008B2C66" w:rsidP="008B2C66">
            <w:pPr>
              <w:pStyle w:val="afff2"/>
            </w:pPr>
            <w:r w:rsidRPr="00745993">
              <w:drawing>
                <wp:inline distT="0" distB="0" distL="0" distR="0" wp14:anchorId="538D3517" wp14:editId="6B3A8879">
                  <wp:extent cx="3337560" cy="17145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1"/>
                          <pic:cNvPicPr>
                            <a:picLocks noChangeAspect="1" noChangeArrowheads="1"/>
                          </pic:cNvPicPr>
                        </pic:nvPicPr>
                        <pic:blipFill>
                          <a:blip r:embed="rId43" cstate="print">
                            <a:extLst>
                              <a:ext uri="{28A0092B-C50C-407E-A947-70E740481C1C}">
                                <a14:useLocalDpi xmlns:a14="http://schemas.microsoft.com/office/drawing/2010/main" val="0"/>
                              </a:ext>
                            </a:extLst>
                          </a:blip>
                          <a:srcRect l="104" r="15024"/>
                          <a:stretch>
                            <a:fillRect/>
                          </a:stretch>
                        </pic:blipFill>
                        <pic:spPr bwMode="auto">
                          <a:xfrm>
                            <a:off x="0" y="0"/>
                            <a:ext cx="3337560" cy="1714500"/>
                          </a:xfrm>
                          <a:prstGeom prst="rect">
                            <a:avLst/>
                          </a:prstGeom>
                          <a:noFill/>
                          <a:ln>
                            <a:noFill/>
                          </a:ln>
                        </pic:spPr>
                      </pic:pic>
                    </a:graphicData>
                  </a:graphic>
                </wp:inline>
              </w:drawing>
            </w:r>
          </w:p>
        </w:tc>
      </w:tr>
      <w:tr w:rsidR="008B2C66" w:rsidRPr="00247ECB" w14:paraId="22E18BA5" w14:textId="77777777" w:rsidTr="00D0483B">
        <w:tblPrEx>
          <w:tblCellMar>
            <w:left w:w="28" w:type="dxa"/>
            <w:right w:w="28" w:type="dxa"/>
          </w:tblCellMar>
        </w:tblPrEx>
        <w:trPr>
          <w:trHeight w:val="223"/>
        </w:trPr>
        <w:tc>
          <w:tcPr>
            <w:tcW w:w="2500" w:type="pct"/>
            <w:tcBorders>
              <w:top w:val="single" w:sz="6" w:space="0" w:color="CCCCCC"/>
              <w:left w:val="single" w:sz="6" w:space="0" w:color="000000"/>
              <w:bottom w:val="single" w:sz="4" w:space="0" w:color="auto"/>
              <w:right w:val="single" w:sz="4" w:space="0" w:color="auto"/>
            </w:tcBorders>
            <w:vAlign w:val="center"/>
          </w:tcPr>
          <w:p w14:paraId="2CA042E8" w14:textId="77777777" w:rsidR="008B2C66" w:rsidRPr="008B2C66" w:rsidRDefault="008B2C66" w:rsidP="008B2C66">
            <w:pPr>
              <w:pStyle w:val="afff2"/>
            </w:pPr>
            <w:r w:rsidRPr="00745993">
              <w:drawing>
                <wp:inline distT="0" distB="0" distL="0" distR="0" wp14:anchorId="3F9270FC" wp14:editId="70054418">
                  <wp:extent cx="2910840" cy="1882140"/>
                  <wp:effectExtent l="0" t="0" r="3810" b="381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44" cstate="print">
                            <a:extLst>
                              <a:ext uri="{28A0092B-C50C-407E-A947-70E740481C1C}">
                                <a14:useLocalDpi xmlns:a14="http://schemas.microsoft.com/office/drawing/2010/main" val="0"/>
                              </a:ext>
                            </a:extLst>
                          </a:blip>
                          <a:srcRect l="2190" t="404" r="30417" b="-404"/>
                          <a:stretch>
                            <a:fillRect/>
                          </a:stretch>
                        </pic:blipFill>
                        <pic:spPr bwMode="auto">
                          <a:xfrm>
                            <a:off x="0" y="0"/>
                            <a:ext cx="2910840" cy="1882140"/>
                          </a:xfrm>
                          <a:prstGeom prst="rect">
                            <a:avLst/>
                          </a:prstGeom>
                          <a:noFill/>
                          <a:ln>
                            <a:noFill/>
                          </a:ln>
                        </pic:spPr>
                      </pic:pic>
                    </a:graphicData>
                  </a:graphic>
                </wp:inline>
              </w:drawing>
            </w:r>
          </w:p>
        </w:tc>
        <w:tc>
          <w:tcPr>
            <w:tcW w:w="2500" w:type="pct"/>
            <w:tcBorders>
              <w:top w:val="single" w:sz="6" w:space="0" w:color="CCCCCC"/>
              <w:left w:val="single" w:sz="4" w:space="0" w:color="auto"/>
              <w:bottom w:val="single" w:sz="4" w:space="0" w:color="auto"/>
              <w:right w:val="single" w:sz="6" w:space="0" w:color="000000"/>
            </w:tcBorders>
            <w:vAlign w:val="center"/>
          </w:tcPr>
          <w:p w14:paraId="1B33877D" w14:textId="77777777" w:rsidR="008B2C66" w:rsidRPr="008B2C66" w:rsidRDefault="008B2C66" w:rsidP="008B2C66">
            <w:pPr>
              <w:pStyle w:val="afff2"/>
            </w:pPr>
            <w:r w:rsidRPr="00745993">
              <w:drawing>
                <wp:inline distT="0" distB="0" distL="0" distR="0" wp14:anchorId="151230AD" wp14:editId="75E21C4F">
                  <wp:extent cx="3451860" cy="19431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45">
                            <a:extLst>
                              <a:ext uri="{28A0092B-C50C-407E-A947-70E740481C1C}">
                                <a14:useLocalDpi xmlns:a14="http://schemas.microsoft.com/office/drawing/2010/main" val="0"/>
                              </a:ext>
                            </a:extLst>
                          </a:blip>
                          <a:srcRect l="-890" r="13069"/>
                          <a:stretch>
                            <a:fillRect/>
                          </a:stretch>
                        </pic:blipFill>
                        <pic:spPr bwMode="auto">
                          <a:xfrm>
                            <a:off x="0" y="0"/>
                            <a:ext cx="3451860" cy="1943100"/>
                          </a:xfrm>
                          <a:prstGeom prst="rect">
                            <a:avLst/>
                          </a:prstGeom>
                          <a:noFill/>
                          <a:ln>
                            <a:noFill/>
                          </a:ln>
                        </pic:spPr>
                      </pic:pic>
                    </a:graphicData>
                  </a:graphic>
                </wp:inline>
              </w:drawing>
            </w:r>
          </w:p>
        </w:tc>
      </w:tr>
    </w:tbl>
    <w:p w14:paraId="2756E4FB" w14:textId="2C6E7278" w:rsidR="008B2C66" w:rsidRDefault="008B2C66" w:rsidP="008B2C66">
      <w:pPr>
        <w:pStyle w:val="61"/>
      </w:pPr>
      <w:r w:rsidRPr="005348AC">
        <w:t>兩場次活動的遊戲體驗人次將近</w:t>
      </w:r>
      <w:r w:rsidRPr="005348AC">
        <w:t xml:space="preserve"> 7,000 </w:t>
      </w:r>
      <w:r w:rsidRPr="005348AC">
        <w:t>人次，顯示出遊戲化學習模式對於水土保持與農村再生教育的高吸引力與參與度。</w:t>
      </w:r>
    </w:p>
    <w:p w14:paraId="61FBB19C" w14:textId="1C88A982" w:rsidR="008B2C66" w:rsidRDefault="008B2C66" w:rsidP="008B2C66">
      <w:pPr>
        <w:pStyle w:val="afff2"/>
      </w:pPr>
      <w:r>
        <w:lastRenderedPageBreak/>
        <w:drawing>
          <wp:inline distT="0" distB="0" distL="0" distR="0" wp14:anchorId="41DB998C" wp14:editId="209E67FA">
            <wp:extent cx="5019675" cy="2630805"/>
            <wp:effectExtent l="0" t="0" r="9525"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rotWithShape="1">
                    <a:blip r:embed="rId46" cstate="print">
                      <a:extLst>
                        <a:ext uri="{28A0092B-C50C-407E-A947-70E740481C1C}">
                          <a14:useLocalDpi xmlns:a14="http://schemas.microsoft.com/office/drawing/2010/main" val="0"/>
                        </a:ext>
                      </a:extLst>
                    </a:blip>
                    <a:srcRect r="4828"/>
                    <a:stretch/>
                  </pic:blipFill>
                  <pic:spPr bwMode="auto">
                    <a:xfrm>
                      <a:off x="0" y="0"/>
                      <a:ext cx="5019675" cy="2630805"/>
                    </a:xfrm>
                    <a:prstGeom prst="rect">
                      <a:avLst/>
                    </a:prstGeom>
                    <a:ln>
                      <a:noFill/>
                    </a:ln>
                    <a:extLst>
                      <a:ext uri="{53640926-AAD7-44D8-BBD7-CCE9431645EC}">
                        <a14:shadowObscured xmlns:a14="http://schemas.microsoft.com/office/drawing/2010/main"/>
                      </a:ext>
                    </a:extLst>
                  </pic:spPr>
                </pic:pic>
              </a:graphicData>
            </a:graphic>
          </wp:inline>
        </w:drawing>
      </w:r>
    </w:p>
    <w:p w14:paraId="5CFE50F1" w14:textId="3803B427" w:rsidR="008B2C66" w:rsidRDefault="008B2C66" w:rsidP="008B2C66">
      <w:pPr>
        <w:pStyle w:val="aff7"/>
      </w:pPr>
      <w:bookmarkStart w:id="88" w:name="_Toc191996172"/>
      <w:r w:rsidRPr="005348AC">
        <w:rPr>
          <w:rFonts w:hint="eastAsia"/>
        </w:rPr>
        <w:t>圖</w:t>
      </w:r>
      <w:r w:rsidRPr="005348AC">
        <w:rPr>
          <w:rFonts w:hint="eastAsia"/>
        </w:rPr>
        <w:t xml:space="preserve"> </w:t>
      </w:r>
      <w:r w:rsidRPr="005348AC">
        <w:t>2</w:t>
      </w:r>
      <w:r w:rsidRPr="005348AC">
        <w:noBreakHyphen/>
      </w:r>
      <w:r w:rsidRPr="005348AC">
        <w:fldChar w:fldCharType="begin"/>
      </w:r>
      <w:r w:rsidRPr="005348AC">
        <w:instrText xml:space="preserve"> </w:instrText>
      </w:r>
      <w:r w:rsidRPr="005348AC">
        <w:rPr>
          <w:rFonts w:hint="eastAsia"/>
        </w:rPr>
        <w:instrText xml:space="preserve">SEQ </w:instrText>
      </w:r>
      <w:r w:rsidRPr="005348AC">
        <w:rPr>
          <w:rFonts w:hint="eastAsia"/>
        </w:rPr>
        <w:instrText>圖</w:instrText>
      </w:r>
      <w:r w:rsidRPr="005348AC">
        <w:rPr>
          <w:rFonts w:hint="eastAsia"/>
        </w:rPr>
        <w:instrText xml:space="preserve"> \* ARABIC \s 1</w:instrText>
      </w:r>
      <w:r w:rsidRPr="005348AC">
        <w:instrText xml:space="preserve"> </w:instrText>
      </w:r>
      <w:r w:rsidRPr="005348AC">
        <w:fldChar w:fldCharType="separate"/>
      </w:r>
      <w:r w:rsidR="00E90F37">
        <w:rPr>
          <w:noProof/>
        </w:rPr>
        <w:t>15</w:t>
      </w:r>
      <w:r w:rsidRPr="005348AC">
        <w:fldChar w:fldCharType="end"/>
      </w:r>
      <w:r w:rsidRPr="005348AC">
        <w:rPr>
          <w:rFonts w:hint="eastAsia"/>
        </w:rPr>
        <w:t xml:space="preserve"> </w:t>
      </w:r>
      <w:r>
        <w:rPr>
          <w:rFonts w:hint="eastAsia"/>
        </w:rPr>
        <w:t>收集吧</w:t>
      </w:r>
      <w:r>
        <w:rPr>
          <w:rFonts w:hint="eastAsia"/>
        </w:rPr>
        <w:t>!</w:t>
      </w:r>
      <w:r>
        <w:rPr>
          <w:rFonts w:hint="eastAsia"/>
        </w:rPr>
        <w:t>松果兒農村水保任務體驗人次數據</w:t>
      </w:r>
      <w:bookmarkEnd w:id="88"/>
    </w:p>
    <w:p w14:paraId="61866FBB" w14:textId="006D782C" w:rsidR="008B2C66" w:rsidRPr="008B2C66" w:rsidRDefault="008B2C66" w:rsidP="007E4A27">
      <w:pPr>
        <w:pStyle w:val="6"/>
      </w:pPr>
      <w:r w:rsidRPr="008B2C66">
        <w:rPr>
          <w:rFonts w:hint="eastAsia"/>
        </w:rPr>
        <w:t>寓教於樂的學習模式</w:t>
      </w:r>
      <w:r w:rsidR="00052059">
        <w:rPr>
          <w:rFonts w:hint="eastAsia"/>
        </w:rPr>
        <w:t>：</w:t>
      </w:r>
      <w:r w:rsidRPr="008B2C66">
        <w:rPr>
          <w:rFonts w:hint="eastAsia"/>
        </w:rPr>
        <w:t>透過遊戲化機制，參與者在輕鬆愉快的過程中學習水土保持知識，並透過競賽與獎勵機制</w:t>
      </w:r>
      <w:r w:rsidRPr="008B2C66">
        <w:rPr>
          <w:rFonts w:hint="eastAsia"/>
        </w:rPr>
        <w:t xml:space="preserve"> </w:t>
      </w:r>
      <w:r w:rsidRPr="008B2C66">
        <w:rPr>
          <w:rFonts w:hint="eastAsia"/>
        </w:rPr>
        <w:t>增強學習動機，提升知識吸收率。</w:t>
      </w:r>
    </w:p>
    <w:p w14:paraId="2DDFC4A1" w14:textId="6DD6F9D0" w:rsidR="008B2C66" w:rsidRPr="008B2C66" w:rsidRDefault="008B2C66" w:rsidP="00E3652B">
      <w:pPr>
        <w:pStyle w:val="6"/>
      </w:pPr>
      <w:r w:rsidRPr="00275C1F">
        <w:rPr>
          <w:rFonts w:hint="eastAsia"/>
        </w:rPr>
        <w:t>多管道推廣，擴大觸及範圍</w:t>
      </w:r>
      <w:r w:rsidR="00052059">
        <w:rPr>
          <w:rFonts w:hint="eastAsia"/>
        </w:rPr>
        <w:t>：</w:t>
      </w:r>
      <w:r w:rsidRPr="00275C1F">
        <w:rPr>
          <w:rFonts w:hint="eastAsia"/>
        </w:rPr>
        <w:t>活動透過</w:t>
      </w:r>
      <w:r w:rsidRPr="00275C1F">
        <w:rPr>
          <w:rFonts w:hint="eastAsia"/>
        </w:rPr>
        <w:t xml:space="preserve"> </w:t>
      </w:r>
      <w:r w:rsidRPr="00275C1F">
        <w:rPr>
          <w:rFonts w:hint="eastAsia"/>
        </w:rPr>
        <w:t>官方粉絲專頁、</w:t>
      </w:r>
      <w:r w:rsidRPr="00275C1F">
        <w:rPr>
          <w:rFonts w:hint="eastAsia"/>
        </w:rPr>
        <w:t xml:space="preserve">ACCUPASS </w:t>
      </w:r>
      <w:r w:rsidRPr="00275C1F">
        <w:rPr>
          <w:rFonts w:hint="eastAsia"/>
        </w:rPr>
        <w:t>活動通、學校</w:t>
      </w:r>
      <w:r w:rsidR="00B6601F">
        <w:rPr>
          <w:rFonts w:hint="eastAsia"/>
        </w:rPr>
        <w:t>合作</w:t>
      </w:r>
      <w:r w:rsidRPr="00275C1F">
        <w:rPr>
          <w:rFonts w:hint="eastAsia"/>
        </w:rPr>
        <w:t>等多元推廣方式，提高曝光度，成功吸引成人與孩童雙族群參與，促進更廣泛的水土保持教育影響力。</w:t>
      </w:r>
    </w:p>
    <w:p w14:paraId="21609DA9" w14:textId="057A062C" w:rsidR="008B2C66" w:rsidRDefault="008B2C66" w:rsidP="008E5993">
      <w:pPr>
        <w:pStyle w:val="6"/>
      </w:pPr>
      <w:r w:rsidRPr="00CE3384">
        <w:rPr>
          <w:rFonts w:hint="eastAsia"/>
        </w:rPr>
        <w:t>結合學校資源，深化教育推廣</w:t>
      </w:r>
      <w:r w:rsidR="00052059">
        <w:rPr>
          <w:rFonts w:hint="eastAsia"/>
        </w:rPr>
        <w:t>：</w:t>
      </w:r>
      <w:r w:rsidRPr="00CE3384">
        <w:rPr>
          <w:rFonts w:hint="eastAsia"/>
        </w:rPr>
        <w:t>去年計畫首次與新北市沙崙國小合作，透過學校資源進行水保知識推廣，並舉辦校內競賽，成功提高學生的學習參與度與競爭意識。</w:t>
      </w:r>
    </w:p>
    <w:p w14:paraId="620C9288" w14:textId="7FB33CED" w:rsidR="008B2C66" w:rsidRDefault="008B2C66" w:rsidP="008B2C66">
      <w:pPr>
        <w:pStyle w:val="afff2"/>
      </w:pPr>
      <w:r>
        <w:lastRenderedPageBreak/>
        <w:drawing>
          <wp:inline distT="0" distB="0" distL="0" distR="0" wp14:anchorId="1A354DFB" wp14:editId="30A5E6D1">
            <wp:extent cx="4034673" cy="3332272"/>
            <wp:effectExtent l="0" t="0" r="4445" b="190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47717" cy="3343045"/>
                    </a:xfrm>
                    <a:prstGeom prst="rect">
                      <a:avLst/>
                    </a:prstGeom>
                  </pic:spPr>
                </pic:pic>
              </a:graphicData>
            </a:graphic>
          </wp:inline>
        </w:drawing>
      </w:r>
    </w:p>
    <w:p w14:paraId="7779AAF1" w14:textId="2F439CCA" w:rsidR="008B2C66" w:rsidRDefault="008B2C66" w:rsidP="008B2C66">
      <w:pPr>
        <w:pStyle w:val="aff7"/>
      </w:pPr>
      <w:bookmarkStart w:id="89" w:name="_Toc191996173"/>
      <w:r w:rsidRPr="00B310AB">
        <w:rPr>
          <w:rFonts w:hint="eastAsia"/>
        </w:rPr>
        <w:t>圖</w:t>
      </w:r>
      <w:r w:rsidRPr="00B310AB">
        <w:rPr>
          <w:rFonts w:hint="eastAsia"/>
        </w:rPr>
        <w:t xml:space="preserve"> </w:t>
      </w:r>
      <w:r>
        <w:t>2</w:t>
      </w:r>
      <w:r w:rsidRPr="00B310AB">
        <w:noBreakHyphen/>
      </w:r>
      <w:r w:rsidRPr="00B310AB">
        <w:fldChar w:fldCharType="begin"/>
      </w:r>
      <w:r w:rsidRPr="00B310AB">
        <w:instrText xml:space="preserve"> </w:instrText>
      </w:r>
      <w:r w:rsidRPr="00B310AB">
        <w:rPr>
          <w:rFonts w:hint="eastAsia"/>
        </w:rPr>
        <w:instrText xml:space="preserve">SEQ </w:instrText>
      </w:r>
      <w:r w:rsidRPr="00B310AB">
        <w:rPr>
          <w:rFonts w:hint="eastAsia"/>
        </w:rPr>
        <w:instrText>圖</w:instrText>
      </w:r>
      <w:r w:rsidRPr="00B310AB">
        <w:rPr>
          <w:rFonts w:hint="eastAsia"/>
        </w:rPr>
        <w:instrText xml:space="preserve"> \* ARABIC \s 1</w:instrText>
      </w:r>
      <w:r w:rsidRPr="00B310AB">
        <w:instrText xml:space="preserve"> </w:instrText>
      </w:r>
      <w:r w:rsidRPr="00B310AB">
        <w:fldChar w:fldCharType="separate"/>
      </w:r>
      <w:r w:rsidR="00E90F37">
        <w:rPr>
          <w:noProof/>
        </w:rPr>
        <w:t>16</w:t>
      </w:r>
      <w:r w:rsidRPr="00B310AB">
        <w:fldChar w:fldCharType="end"/>
      </w:r>
      <w:r w:rsidRPr="00B310AB">
        <w:rPr>
          <w:rFonts w:hint="eastAsia"/>
        </w:rPr>
        <w:t xml:space="preserve"> </w:t>
      </w:r>
      <w:r>
        <w:rPr>
          <w:rFonts w:hint="eastAsia"/>
        </w:rPr>
        <w:t>去年度辦理活動之新聞畫面</w:t>
      </w:r>
      <w:bookmarkEnd w:id="89"/>
    </w:p>
    <w:p w14:paraId="1D1CADD4" w14:textId="30794A68" w:rsidR="00687116" w:rsidRDefault="00687116" w:rsidP="000B2646">
      <w:pPr>
        <w:pStyle w:val="5"/>
        <w:numPr>
          <w:ilvl w:val="0"/>
          <w:numId w:val="16"/>
        </w:numPr>
      </w:pPr>
      <w:r>
        <w:rPr>
          <w:rFonts w:hint="eastAsia"/>
        </w:rPr>
        <w:t>執行方法</w:t>
      </w:r>
      <w:r>
        <w:rPr>
          <w:rFonts w:hint="eastAsia"/>
        </w:rPr>
        <w:t xml:space="preserve"> :</w:t>
      </w:r>
      <w:r w:rsidR="00813CD8">
        <w:rPr>
          <w:rFonts w:hint="eastAsia"/>
        </w:rPr>
        <w:t xml:space="preserve"> </w:t>
      </w:r>
      <w:r w:rsidR="008B2C66" w:rsidRPr="00687116">
        <w:rPr>
          <w:rFonts w:hint="eastAsia"/>
        </w:rPr>
        <w:t>本計畫將針對</w:t>
      </w:r>
      <w:r w:rsidR="008B2C66" w:rsidRPr="008B2C66">
        <w:rPr>
          <w:rFonts w:hint="eastAsia"/>
        </w:rPr>
        <w:t>「收集吧！松果兒農村水保任務」水保遊戲以活動通或貴局之官網等進行多方宣傳，辦理一場次線上推廣宣導活動並且加入</w:t>
      </w:r>
      <w:bookmarkStart w:id="90" w:name="_Hlk168565076"/>
      <w:r w:rsidR="008B2C66" w:rsidRPr="008B2C66">
        <w:rPr>
          <w:rFonts w:hint="eastAsia"/>
        </w:rPr>
        <w:t>能夠迅速拉抬注意力的抽獎活動，吸引體驗者點選觀看，詳細執行方式</w:t>
      </w:r>
      <w:r w:rsidR="00F33003">
        <w:rPr>
          <w:rFonts w:hint="eastAsia"/>
        </w:rPr>
        <w:t>，包含活動推廣與活動辦法等，請參</w:t>
      </w:r>
      <w:r w:rsidR="00052059">
        <w:rPr>
          <w:rFonts w:hint="eastAsia"/>
        </w:rPr>
        <w:t>閱</w:t>
      </w:r>
      <w:r w:rsidR="00F33003">
        <w:rPr>
          <w:rFonts w:hint="eastAsia"/>
        </w:rPr>
        <w:t>「</w:t>
      </w:r>
      <w:r w:rsidR="00F33003" w:rsidRPr="00F648F1">
        <w:rPr>
          <w:rFonts w:hint="eastAsia"/>
          <w:highlight w:val="yellow"/>
        </w:rPr>
        <w:t>附件</w:t>
      </w:r>
      <w:r w:rsidR="00052059" w:rsidRPr="00F648F1">
        <w:rPr>
          <w:rFonts w:hint="eastAsia"/>
          <w:highlight w:val="yellow"/>
        </w:rPr>
        <w:t>六</w:t>
      </w:r>
      <w:r w:rsidR="00F33003" w:rsidRPr="00F648F1">
        <w:rPr>
          <w:rFonts w:hint="eastAsia"/>
          <w:highlight w:val="yellow"/>
        </w:rPr>
        <w:t>、與新北市政府教育局合作</w:t>
      </w:r>
      <w:r w:rsidR="00F33003" w:rsidRPr="00F648F1">
        <w:rPr>
          <w:highlight w:val="yellow"/>
        </w:rPr>
        <w:t>辦理線上推廣活動</w:t>
      </w:r>
      <w:r w:rsidR="00F33003" w:rsidRPr="00F648F1">
        <w:rPr>
          <w:rFonts w:hint="eastAsia"/>
          <w:highlight w:val="yellow"/>
        </w:rPr>
        <w:t>1</w:t>
      </w:r>
      <w:r w:rsidR="00F33003" w:rsidRPr="00F648F1">
        <w:rPr>
          <w:highlight w:val="yellow"/>
        </w:rPr>
        <w:t>場次</w:t>
      </w:r>
      <w:r w:rsidR="00F33003">
        <w:rPr>
          <w:rFonts w:hint="eastAsia"/>
        </w:rPr>
        <w:t>」</w:t>
      </w:r>
      <w:bookmarkEnd w:id="90"/>
      <w:r w:rsidR="00F33003">
        <w:rPr>
          <w:rFonts w:hint="eastAsia"/>
        </w:rPr>
        <w:t>。</w:t>
      </w:r>
    </w:p>
    <w:p w14:paraId="78ECAE5E" w14:textId="4BD46E90" w:rsidR="00F223CD" w:rsidRDefault="00F223CD" w:rsidP="00813CD8">
      <w:pPr>
        <w:pStyle w:val="5"/>
      </w:pPr>
      <w:r>
        <w:rPr>
          <w:rFonts w:hint="eastAsia"/>
        </w:rPr>
        <w:t>預期效益</w:t>
      </w:r>
      <w:r w:rsidR="00813CD8">
        <w:rPr>
          <w:rFonts w:hint="eastAsia"/>
        </w:rPr>
        <w:t xml:space="preserve"> : </w:t>
      </w:r>
    </w:p>
    <w:p w14:paraId="6CF86902" w14:textId="77777777" w:rsidR="00AB51C9" w:rsidRPr="00AB51C9" w:rsidRDefault="00AB51C9" w:rsidP="00AB51C9">
      <w:pPr>
        <w:pStyle w:val="6"/>
        <w:numPr>
          <w:ilvl w:val="5"/>
          <w:numId w:val="42"/>
        </w:numPr>
      </w:pPr>
      <w:r w:rsidRPr="001D3CE2">
        <w:rPr>
          <w:rFonts w:hint="eastAsia"/>
        </w:rPr>
        <w:t>深化</w:t>
      </w:r>
      <w:r w:rsidRPr="00AB51C9">
        <w:rPr>
          <w:rFonts w:hint="eastAsia"/>
        </w:rPr>
        <w:t>與水保酷學校教育結合</w:t>
      </w:r>
    </w:p>
    <w:p w14:paraId="10E1626C" w14:textId="77777777" w:rsidR="00AB51C9" w:rsidRPr="00AB51C9" w:rsidRDefault="00AB51C9" w:rsidP="00AB51C9">
      <w:pPr>
        <w:pStyle w:val="61"/>
      </w:pPr>
      <w:r w:rsidRPr="001D3CE2">
        <w:rPr>
          <w:rFonts w:hint="eastAsia"/>
        </w:rPr>
        <w:t>透過學校合作模式，讓水保知識成為課程延伸學習內容，強化教育成效。</w:t>
      </w:r>
      <w:r w:rsidRPr="00AB51C9">
        <w:t xml:space="preserve"> </w:t>
      </w:r>
    </w:p>
    <w:p w14:paraId="318983E8" w14:textId="77777777" w:rsidR="00AB51C9" w:rsidRDefault="00AB51C9" w:rsidP="00AB51C9">
      <w:pPr>
        <w:pStyle w:val="6"/>
      </w:pPr>
      <w:r w:rsidRPr="001D3CE2">
        <w:rPr>
          <w:rFonts w:hint="eastAsia"/>
        </w:rPr>
        <w:t>擴大受眾參與</w:t>
      </w:r>
    </w:p>
    <w:p w14:paraId="03961761" w14:textId="77777777" w:rsidR="00AB51C9" w:rsidRPr="00AB51C9" w:rsidRDefault="00AB51C9" w:rsidP="00AB51C9">
      <w:pPr>
        <w:pStyle w:val="61"/>
      </w:pPr>
      <w:r w:rsidRPr="001D3CE2">
        <w:rPr>
          <w:rFonts w:hint="eastAsia"/>
        </w:rPr>
        <w:t>從學童擴展至青少年與家庭族群，提升</w:t>
      </w:r>
      <w:r w:rsidRPr="00AB51C9">
        <w:rPr>
          <w:rFonts w:hint="eastAsia"/>
        </w:rPr>
        <w:t>水保環境</w:t>
      </w:r>
      <w:r w:rsidRPr="00AB51C9">
        <w:rPr>
          <w:rFonts w:hint="eastAsia"/>
        </w:rPr>
        <w:lastRenderedPageBreak/>
        <w:t>教育的影響範圍。</w:t>
      </w:r>
    </w:p>
    <w:p w14:paraId="300B8B47" w14:textId="77777777" w:rsidR="00AB51C9" w:rsidRDefault="00AB51C9" w:rsidP="00AB51C9">
      <w:pPr>
        <w:pStyle w:val="6"/>
      </w:pPr>
      <w:r w:rsidRPr="001D3CE2">
        <w:rPr>
          <w:rFonts w:hint="eastAsia"/>
        </w:rPr>
        <w:t>建立長期推廣機制</w:t>
      </w:r>
    </w:p>
    <w:p w14:paraId="03C95F44" w14:textId="45EAEE9F" w:rsidR="00AB51C9" w:rsidRDefault="00AB51C9" w:rsidP="00AB51C9">
      <w:pPr>
        <w:pStyle w:val="61"/>
      </w:pPr>
      <w:r w:rsidRPr="001D3CE2">
        <w:rPr>
          <w:rFonts w:hint="eastAsia"/>
        </w:rPr>
        <w:t>透過與水土保持酷</w:t>
      </w:r>
      <w:r w:rsidRPr="00AB51C9">
        <w:rPr>
          <w:rFonts w:hint="eastAsia"/>
        </w:rPr>
        <w:t>學校合作，建立可持續發展的環境教育模式，確保水保知識的長期傳播與深化。</w:t>
      </w:r>
    </w:p>
    <w:p w14:paraId="3D1AF546" w14:textId="4D59C85A" w:rsidR="00AB51C9" w:rsidRPr="00AB51C9" w:rsidRDefault="00AB51C9" w:rsidP="00AB51C9">
      <w:pPr>
        <w:pStyle w:val="51"/>
      </w:pPr>
      <w:r w:rsidRPr="001A6E61">
        <w:rPr>
          <w:rFonts w:hint="eastAsia"/>
        </w:rPr>
        <w:t>本計畫將延續並優化去年活動的成功經驗，透過</w:t>
      </w:r>
      <w:r w:rsidRPr="001A6E61">
        <w:rPr>
          <w:rFonts w:hint="eastAsia"/>
        </w:rPr>
        <w:t xml:space="preserve"> </w:t>
      </w:r>
      <w:r w:rsidRPr="001A6E61">
        <w:rPr>
          <w:rFonts w:hint="eastAsia"/>
        </w:rPr>
        <w:t>「遊戲化學習</w:t>
      </w:r>
      <w:r w:rsidRPr="001A6E61">
        <w:rPr>
          <w:rFonts w:hint="eastAsia"/>
        </w:rPr>
        <w:t xml:space="preserve"> + </w:t>
      </w:r>
      <w:r w:rsidRPr="001A6E61">
        <w:rPr>
          <w:rFonts w:hint="eastAsia"/>
        </w:rPr>
        <w:t>學校合作</w:t>
      </w:r>
      <w:r w:rsidRPr="001A6E61">
        <w:rPr>
          <w:rFonts w:hint="eastAsia"/>
        </w:rPr>
        <w:t xml:space="preserve"> + </w:t>
      </w:r>
      <w:r w:rsidRPr="001A6E61">
        <w:rPr>
          <w:rFonts w:hint="eastAsia"/>
        </w:rPr>
        <w:t>多管道推廣」的模式，打造更具擴散效益與教育深度的水保推廣活動，進一步提升社會大眾對</w:t>
      </w:r>
      <w:r w:rsidRPr="001A6E61">
        <w:rPr>
          <w:rFonts w:hint="eastAsia"/>
        </w:rPr>
        <w:t xml:space="preserve"> </w:t>
      </w:r>
      <w:r w:rsidRPr="001A6E61">
        <w:rPr>
          <w:rFonts w:hint="eastAsia"/>
        </w:rPr>
        <w:t>水土保持與農村再生的關注與認識。</w:t>
      </w:r>
    </w:p>
    <w:p w14:paraId="5111495A" w14:textId="656FDBD8" w:rsidR="00F223CD" w:rsidRDefault="00F223CD" w:rsidP="00F223CD">
      <w:pPr>
        <w:pStyle w:val="5"/>
      </w:pPr>
      <w:r>
        <w:rPr>
          <w:rFonts w:hint="eastAsia"/>
        </w:rPr>
        <w:t>預期成果</w:t>
      </w:r>
      <w:r w:rsidR="00813CD8">
        <w:rPr>
          <w:rFonts w:hint="eastAsia"/>
        </w:rPr>
        <w:t xml:space="preserve"> :</w:t>
      </w:r>
      <w:r w:rsidR="00813CD8" w:rsidRPr="00813CD8">
        <w:rPr>
          <w:rFonts w:hint="eastAsia"/>
        </w:rPr>
        <w:t xml:space="preserve"> </w:t>
      </w:r>
      <w:r w:rsidR="00AB51C9" w:rsidRPr="001A6E61">
        <w:rPr>
          <w:rFonts w:hint="eastAsia"/>
        </w:rPr>
        <w:t>本次專案將延續</w:t>
      </w:r>
      <w:r w:rsidR="00AB51C9" w:rsidRPr="001A6E61">
        <w:rPr>
          <w:rFonts w:hint="eastAsia"/>
        </w:rPr>
        <w:t xml:space="preserve"> 113 </w:t>
      </w:r>
      <w:r w:rsidR="00AB51C9" w:rsidRPr="001A6E61">
        <w:rPr>
          <w:rFonts w:hint="eastAsia"/>
        </w:rPr>
        <w:t>年度成功經驗，透過</w:t>
      </w:r>
      <w:r w:rsidR="00AB51C9" w:rsidRPr="00386231">
        <w:rPr>
          <w:rFonts w:hint="eastAsia"/>
        </w:rPr>
        <w:t>收集吧</w:t>
      </w:r>
      <w:r w:rsidR="00AB51C9" w:rsidRPr="00386231">
        <w:rPr>
          <w:rFonts w:hint="eastAsia"/>
        </w:rPr>
        <w:t>!</w:t>
      </w:r>
      <w:r w:rsidR="00AB51C9" w:rsidRPr="00386231">
        <w:rPr>
          <w:rFonts w:hint="eastAsia"/>
        </w:rPr>
        <w:t>松果兒農村水保任務</w:t>
      </w:r>
      <w:r w:rsidR="00AB51C9" w:rsidRPr="001A6E61">
        <w:rPr>
          <w:rFonts w:hint="eastAsia"/>
        </w:rPr>
        <w:t>遊戲進行遊戲化學習推廣，並與水土保持酷學校合作，確保活動的有效性與擴散效益。</w:t>
      </w:r>
      <w:r w:rsidR="00AB51C9">
        <w:rPr>
          <w:rFonts w:hint="eastAsia"/>
        </w:rPr>
        <w:t>量化成果預期如下：</w:t>
      </w:r>
    </w:p>
    <w:p w14:paraId="12FAC17F" w14:textId="77777777" w:rsidR="00AB51C9" w:rsidRPr="00AB51C9" w:rsidRDefault="00AB51C9" w:rsidP="00AB51C9">
      <w:pPr>
        <w:pStyle w:val="6"/>
        <w:numPr>
          <w:ilvl w:val="5"/>
          <w:numId w:val="44"/>
        </w:numPr>
      </w:pPr>
      <w:r w:rsidRPr="00386231">
        <w:rPr>
          <w:rFonts w:hint="eastAsia"/>
        </w:rPr>
        <w:t>總遊戲體驗次數達</w:t>
      </w:r>
      <w:r w:rsidRPr="00386231">
        <w:rPr>
          <w:rFonts w:hint="eastAsia"/>
        </w:rPr>
        <w:t xml:space="preserve"> 2,500 </w:t>
      </w:r>
      <w:r w:rsidRPr="00386231">
        <w:rPr>
          <w:rFonts w:hint="eastAsia"/>
        </w:rPr>
        <w:t>次以上</w:t>
      </w:r>
    </w:p>
    <w:p w14:paraId="38DDE281" w14:textId="77777777" w:rsidR="00AB51C9" w:rsidRPr="00AB51C9" w:rsidRDefault="00AB51C9" w:rsidP="00AB51C9">
      <w:pPr>
        <w:pStyle w:val="6"/>
      </w:pPr>
      <w:r w:rsidRPr="00386231">
        <w:rPr>
          <w:rFonts w:hint="eastAsia"/>
        </w:rPr>
        <w:t>回收至少</w:t>
      </w:r>
      <w:r w:rsidRPr="00386231">
        <w:rPr>
          <w:rFonts w:hint="eastAsia"/>
        </w:rPr>
        <w:t xml:space="preserve"> 800 </w:t>
      </w:r>
      <w:r w:rsidRPr="00AB51C9">
        <w:rPr>
          <w:rFonts w:hint="eastAsia"/>
        </w:rPr>
        <w:t>份有效問卷，進行學習成效分析與體驗評估。</w:t>
      </w:r>
    </w:p>
    <w:p w14:paraId="33474B23" w14:textId="77777777" w:rsidR="00AB51C9" w:rsidRPr="00AB51C9" w:rsidRDefault="00AB51C9" w:rsidP="00AB51C9">
      <w:pPr>
        <w:pStyle w:val="6"/>
      </w:pPr>
      <w:r w:rsidRPr="00386231">
        <w:rPr>
          <w:rFonts w:hint="eastAsia"/>
        </w:rPr>
        <w:t>學校內參與學生數</w:t>
      </w:r>
      <w:r w:rsidRPr="00386231">
        <w:rPr>
          <w:rFonts w:hint="eastAsia"/>
        </w:rPr>
        <w:t xml:space="preserve"> 300 </w:t>
      </w:r>
      <w:r w:rsidRPr="00386231">
        <w:rPr>
          <w:rFonts w:hint="eastAsia"/>
        </w:rPr>
        <w:t>人以上，並選出前</w:t>
      </w:r>
      <w:r w:rsidRPr="00386231">
        <w:rPr>
          <w:rFonts w:hint="eastAsia"/>
        </w:rPr>
        <w:t xml:space="preserve"> 8 </w:t>
      </w:r>
      <w:r w:rsidRPr="00386231">
        <w:rPr>
          <w:rFonts w:hint="eastAsia"/>
        </w:rPr>
        <w:t>名進行決賽競賽，提升學習興趣與競爭力。</w:t>
      </w:r>
    </w:p>
    <w:p w14:paraId="5120FECF" w14:textId="511A5ED2" w:rsidR="00AB51C9" w:rsidRDefault="00AB51C9" w:rsidP="00AB51C9">
      <w:pPr>
        <w:pStyle w:val="6"/>
      </w:pPr>
      <w:r w:rsidRPr="00386231">
        <w:rPr>
          <w:rFonts w:hint="eastAsia"/>
        </w:rPr>
        <w:t>學生滿意度達</w:t>
      </w:r>
      <w:r w:rsidRPr="00386231">
        <w:rPr>
          <w:rFonts w:hint="eastAsia"/>
        </w:rPr>
        <w:t xml:space="preserve"> 85% </w:t>
      </w:r>
      <w:r w:rsidRPr="00386231">
        <w:rPr>
          <w:rFonts w:hint="eastAsia"/>
        </w:rPr>
        <w:t>以上（根據問卷回饋，預計學習體驗評價四顆星以上之比例達</w:t>
      </w:r>
      <w:r w:rsidRPr="00386231">
        <w:rPr>
          <w:rFonts w:hint="eastAsia"/>
        </w:rPr>
        <w:t xml:space="preserve"> 85%</w:t>
      </w:r>
      <w:r w:rsidRPr="00386231">
        <w:rPr>
          <w:rFonts w:hint="eastAsia"/>
        </w:rPr>
        <w:t>）</w:t>
      </w:r>
    </w:p>
    <w:p w14:paraId="7C4283CF" w14:textId="3A494177" w:rsidR="00AB51C9" w:rsidRDefault="00AB51C9" w:rsidP="00AB51C9">
      <w:pPr>
        <w:pStyle w:val="51"/>
      </w:pPr>
      <w:r w:rsidRPr="00AB51C9">
        <w:t>透過與學校的合作，本次活動將確保有一定的參與量，同時兼顧學習深度與推廣效益，進一步強化水土</w:t>
      </w:r>
      <w:r w:rsidRPr="00AB51C9">
        <w:lastRenderedPageBreak/>
        <w:t>保持與農村再生教育的影響力。</w:t>
      </w:r>
    </w:p>
    <w:p w14:paraId="0CD3FCF6" w14:textId="6661D1E7" w:rsidR="00CC0B83" w:rsidRDefault="00CC0B83" w:rsidP="00CC0B83">
      <w:pPr>
        <w:pStyle w:val="3"/>
        <w:spacing w:before="190"/>
      </w:pPr>
      <w:bookmarkStart w:id="91" w:name="_Hlk166240011"/>
      <w:r w:rsidRPr="00CC0B83">
        <w:rPr>
          <w:rFonts w:hint="eastAsia"/>
        </w:rPr>
        <w:t>水土保持宣導影片拍攝</w:t>
      </w:r>
      <w:bookmarkEnd w:id="91"/>
    </w:p>
    <w:p w14:paraId="3B9C16C6" w14:textId="77777777" w:rsidR="00CC0B83" w:rsidRDefault="00CC0B83" w:rsidP="00AB51C9">
      <w:pPr>
        <w:pStyle w:val="4"/>
        <w:numPr>
          <w:ilvl w:val="0"/>
          <w:numId w:val="17"/>
        </w:numPr>
        <w:spacing w:before="190"/>
      </w:pPr>
      <w:r w:rsidRPr="00CC0B83">
        <w:t>執行目標</w:t>
      </w:r>
    </w:p>
    <w:p w14:paraId="6283611F" w14:textId="77777777" w:rsidR="00AB51C9" w:rsidRPr="00AB51C9" w:rsidRDefault="00AB51C9" w:rsidP="00AB51C9">
      <w:pPr>
        <w:pStyle w:val="41"/>
      </w:pPr>
      <w:r w:rsidRPr="00AB51C9">
        <w:rPr>
          <w:rFonts w:hint="eastAsia"/>
        </w:rPr>
        <w:t>歷年來，拍攝具創意且貼近民眾生活的宣導短片，已成為貴局推廣水土保持教育的重要方式。本團隊在過去執行經驗中，透過時事話題與趣味故事結合，成功提升影片的話題性與教育效果，使水土保持議題更易於被理解與廣泛傳播。</w:t>
      </w:r>
    </w:p>
    <w:p w14:paraId="6531C371" w14:textId="7990A232" w:rsidR="00AB51C9" w:rsidRPr="00AB51C9" w:rsidRDefault="00AB51C9" w:rsidP="00AB51C9">
      <w:pPr>
        <w:pStyle w:val="41"/>
      </w:pPr>
      <w:r w:rsidRPr="00AB51C9">
        <w:rPr>
          <w:rFonts w:hint="eastAsia"/>
        </w:rPr>
        <w:t>112</w:t>
      </w:r>
      <w:r w:rsidRPr="00AB51C9">
        <w:rPr>
          <w:rFonts w:hint="eastAsia"/>
        </w:rPr>
        <w:t>年度本團隊借鏡爆紅動畫</w:t>
      </w:r>
      <w:r w:rsidR="00B6601F">
        <w:rPr>
          <w:rFonts w:hint="eastAsia"/>
        </w:rPr>
        <w:t>《</w:t>
      </w:r>
      <w:r w:rsidRPr="00AB51C9">
        <w:rPr>
          <w:rFonts w:hint="eastAsia"/>
        </w:rPr>
        <w:t>山道猴子的一生</w:t>
      </w:r>
      <w:r w:rsidR="00B6601F">
        <w:rPr>
          <w:rFonts w:hint="eastAsia"/>
        </w:rPr>
        <w:t>》</w:t>
      </w:r>
      <w:r w:rsidRPr="00AB51C9">
        <w:rPr>
          <w:rFonts w:hint="eastAsia"/>
        </w:rPr>
        <w:t>，以詼諧衝突的敘事風格結合水保教育，影片上線即獲熱烈關注，成功帶動話題與擴散效益。</w:t>
      </w:r>
      <w:r w:rsidRPr="00AB51C9">
        <w:t xml:space="preserve">113 </w:t>
      </w:r>
      <w:r w:rsidRPr="00AB51C9">
        <w:t>年度改編麟洋配奧運奪金故事，以羽球對決比喻水保工程與違規行為的攻防，透過運動競技手法，成功吸引民眾關注與討論。</w:t>
      </w:r>
    </w:p>
    <w:p w14:paraId="6E22869D" w14:textId="4123B672" w:rsidR="006C3873" w:rsidRDefault="00AB51C9" w:rsidP="00AB51C9">
      <w:pPr>
        <w:pStyle w:val="41"/>
      </w:pPr>
      <w:r w:rsidRPr="00AB51C9">
        <w:t>本計畫將延續詼諧有趣的敘事風格，並結合</w:t>
      </w:r>
      <w:r w:rsidRPr="00AB51C9">
        <w:rPr>
          <w:rFonts w:hint="eastAsia"/>
        </w:rPr>
        <w:t>本</w:t>
      </w:r>
      <w:r w:rsidRPr="00AB51C9">
        <w:t>年度具話題性的時事事件，以創新、活潑、多元的表現手法，製作引人入勝的水保宣導影片。</w:t>
      </w:r>
    </w:p>
    <w:p w14:paraId="3D932953" w14:textId="77777777" w:rsidR="00CC0B83" w:rsidRDefault="00CC0B83" w:rsidP="006C3873">
      <w:pPr>
        <w:pStyle w:val="4"/>
        <w:spacing w:before="190"/>
      </w:pPr>
      <w:r w:rsidRPr="00CC0B83">
        <w:t>工作辦法</w:t>
      </w:r>
    </w:p>
    <w:p w14:paraId="51A52B65" w14:textId="64CAD7FB" w:rsidR="00D158E2" w:rsidRDefault="00AB51C9" w:rsidP="00D158E2">
      <w:pPr>
        <w:pStyle w:val="41"/>
      </w:pPr>
      <w:r w:rsidRPr="00D158E2">
        <w:rPr>
          <w:rFonts w:hint="eastAsia"/>
        </w:rPr>
        <w:t>以下提供兩個</w:t>
      </w:r>
      <w:r>
        <w:rPr>
          <w:rFonts w:hint="eastAsia"/>
        </w:rPr>
        <w:t>拍攝方案</w:t>
      </w:r>
      <w:r w:rsidRPr="00D158E2">
        <w:rPr>
          <w:rFonts w:hint="eastAsia"/>
        </w:rPr>
        <w:t>供</w:t>
      </w:r>
      <w:r>
        <w:rPr>
          <w:rFonts w:hint="eastAsia"/>
        </w:rPr>
        <w:t>貴局</w:t>
      </w:r>
      <w:r w:rsidRPr="00D158E2">
        <w:rPr>
          <w:rFonts w:hint="eastAsia"/>
        </w:rPr>
        <w:t>做選擇，能夠針對不同的目標族群與需求做出適當的影片呈現方式</w:t>
      </w:r>
      <w:r>
        <w:rPr>
          <w:rFonts w:hint="eastAsia"/>
        </w:rPr>
        <w:t>，</w:t>
      </w:r>
      <w:r>
        <w:rPr>
          <w:rFonts w:hint="eastAsia"/>
        </w:rPr>
        <w:t>(</w:t>
      </w:r>
      <w:r>
        <w:rPr>
          <w:rFonts w:hint="eastAsia"/>
        </w:rPr>
        <w:t>實際拍攝相關內容</w:t>
      </w:r>
      <w:r w:rsidRPr="00D158E2">
        <w:rPr>
          <w:rFonts w:hint="eastAsia"/>
        </w:rPr>
        <w:t>以</w:t>
      </w:r>
      <w:r>
        <w:rPr>
          <w:rFonts w:hint="eastAsia"/>
        </w:rPr>
        <w:t>貴局</w:t>
      </w:r>
      <w:r w:rsidRPr="00D158E2">
        <w:rPr>
          <w:rFonts w:hint="eastAsia"/>
        </w:rPr>
        <w:t>核定為主</w:t>
      </w:r>
      <w:r>
        <w:rPr>
          <w:rFonts w:hint="eastAsia"/>
        </w:rPr>
        <w:t>）</w:t>
      </w:r>
      <w:r w:rsidRPr="00D158E2">
        <w:rPr>
          <w:rFonts w:hint="eastAsia"/>
        </w:rPr>
        <w:t>。</w:t>
      </w:r>
    </w:p>
    <w:p w14:paraId="487E9E27" w14:textId="4F169DD9" w:rsidR="00D158E2" w:rsidRPr="00D158E2" w:rsidRDefault="00AB51C9" w:rsidP="0080713B">
      <w:pPr>
        <w:pStyle w:val="5"/>
        <w:numPr>
          <w:ilvl w:val="0"/>
          <w:numId w:val="18"/>
        </w:numPr>
      </w:pPr>
      <w:bookmarkStart w:id="92" w:name="_Hlk191984562"/>
      <w:r>
        <w:rPr>
          <w:rFonts w:hint="eastAsia"/>
        </w:rPr>
        <w:t>主題</w:t>
      </w:r>
      <w:r w:rsidRPr="00AB51C9">
        <w:t>一</w:t>
      </w:r>
      <w:r w:rsidRPr="00AB51C9">
        <w:rPr>
          <w:rFonts w:hint="eastAsia"/>
        </w:rPr>
        <w:t>：</w:t>
      </w:r>
      <w:bookmarkStart w:id="93" w:name="_Hlk166240067"/>
      <w:bookmarkStart w:id="94" w:name="_Hlk191984543"/>
      <w:bookmarkEnd w:id="92"/>
      <w:r w:rsidRPr="00AB51C9">
        <w:rPr>
          <w:rFonts w:hint="eastAsia"/>
        </w:rPr>
        <w:t>「水保全壘打」</w:t>
      </w:r>
      <w:bookmarkEnd w:id="93"/>
      <w:r w:rsidRPr="00AB51C9">
        <w:rPr>
          <w:rFonts w:hint="eastAsia"/>
        </w:rPr>
        <w:t>（暫定）</w:t>
      </w:r>
      <w:bookmarkEnd w:id="94"/>
    </w:p>
    <w:p w14:paraId="47598B22" w14:textId="0851D38D" w:rsidR="000D77AA" w:rsidRPr="000D77AA" w:rsidRDefault="00080914" w:rsidP="000D77AA">
      <w:pPr>
        <w:pStyle w:val="6"/>
      </w:pPr>
      <w:r w:rsidRPr="00080914">
        <w:rPr>
          <w:rFonts w:hint="eastAsia"/>
        </w:rPr>
        <w:t>拍攝方式</w:t>
      </w:r>
      <w:r>
        <w:rPr>
          <w:rFonts w:hint="eastAsia"/>
        </w:rPr>
        <w:t>：</w:t>
      </w:r>
      <w:r w:rsidR="006B16ED" w:rsidRPr="00080914">
        <w:rPr>
          <w:rFonts w:hint="eastAsia"/>
        </w:rPr>
        <w:t>以實境拍攝的方式，</w:t>
      </w:r>
      <w:r w:rsidR="006B16ED" w:rsidRPr="00A66AB4">
        <w:rPr>
          <w:rFonts w:hint="eastAsia"/>
        </w:rPr>
        <w:t>以輕鬆有趣的</w:t>
      </w:r>
      <w:r w:rsidR="006B16ED">
        <w:rPr>
          <w:rFonts w:hint="eastAsia"/>
        </w:rPr>
        <w:t>棒球</w:t>
      </w:r>
      <w:r w:rsidR="006B16ED" w:rsidRPr="00A66AB4">
        <w:rPr>
          <w:rFonts w:hint="eastAsia"/>
        </w:rPr>
        <w:t>競賽為媒介</w:t>
      </w:r>
      <w:r w:rsidR="006B16ED">
        <w:rPr>
          <w:rFonts w:hint="eastAsia"/>
        </w:rPr>
        <w:t>，</w:t>
      </w:r>
      <w:r w:rsidR="006B16ED" w:rsidRPr="00B33C79">
        <w:rPr>
          <w:rFonts w:hint="eastAsia"/>
        </w:rPr>
        <w:t>棒球一直是台灣最具代表性的運動之一，近年來，台灣在國際棒球賽事中屢創佳績，</w:t>
      </w:r>
      <w:r w:rsidR="006B16ED">
        <w:rPr>
          <w:rFonts w:hint="eastAsia"/>
        </w:rPr>
        <w:lastRenderedPageBreak/>
        <w:t>去年</w:t>
      </w:r>
      <w:r w:rsidR="006B16ED" w:rsidRPr="00B33C79">
        <w:rPr>
          <w:rFonts w:hint="eastAsia"/>
        </w:rPr>
        <w:t>台灣在東京巨蛋完封日本隊，奪下隊史首座世界棒球</w:t>
      </w:r>
      <w:r w:rsidR="006B16ED" w:rsidRPr="00B33C79">
        <w:rPr>
          <w:rFonts w:hint="eastAsia"/>
        </w:rPr>
        <w:t>12</w:t>
      </w:r>
      <w:r w:rsidR="006B16ED" w:rsidRPr="00B33C79">
        <w:rPr>
          <w:rFonts w:hint="eastAsia"/>
        </w:rPr>
        <w:t>強賽冠軍</w:t>
      </w:r>
      <w:r w:rsidR="006B16ED">
        <w:rPr>
          <w:rFonts w:hint="eastAsia"/>
        </w:rPr>
        <w:t>，</w:t>
      </w:r>
      <w:r w:rsidR="006B16ED" w:rsidRPr="00B33C79">
        <w:t>展現出台灣棒球選手的堅韌與精準戰略。正如棒球選手在賽場上憑藉穩定的防守、精準的判斷與團隊合作贏得勝利，水土保持工作同樣需要</w:t>
      </w:r>
      <w:r w:rsidR="006B16ED" w:rsidRPr="00B33C79">
        <w:t xml:space="preserve"> </w:t>
      </w:r>
      <w:r w:rsidR="006B16ED" w:rsidRPr="00B33C79">
        <w:t>穩固基礎、精準規劃、長期布局與多方協作，才能有效守護台灣的土地與生態環境</w:t>
      </w:r>
      <w:r w:rsidR="006B16ED">
        <w:rPr>
          <w:rFonts w:hint="eastAsia"/>
        </w:rPr>
        <w:t>。</w:t>
      </w:r>
    </w:p>
    <w:p w14:paraId="00288CD5" w14:textId="12665C98" w:rsidR="00D158E2" w:rsidRPr="00D158E2" w:rsidRDefault="00D158E2" w:rsidP="00D158E2">
      <w:pPr>
        <w:pStyle w:val="6"/>
      </w:pPr>
      <w:r>
        <w:rPr>
          <w:rFonts w:hint="eastAsia"/>
        </w:rPr>
        <w:t>拍攝</w:t>
      </w:r>
      <w:r w:rsidRPr="00D158E2">
        <w:rPr>
          <w:rFonts w:hint="eastAsia"/>
        </w:rPr>
        <w:t>時間</w:t>
      </w:r>
      <w:r w:rsidR="00080914">
        <w:rPr>
          <w:rFonts w:hint="eastAsia"/>
        </w:rPr>
        <w:t>：</w:t>
      </w:r>
      <w:r w:rsidRPr="00D158E2">
        <w:rPr>
          <w:rFonts w:hint="eastAsia"/>
        </w:rPr>
        <w:t>預計</w:t>
      </w:r>
      <w:r w:rsidRPr="00D158E2">
        <w:rPr>
          <w:rFonts w:hint="eastAsia"/>
        </w:rPr>
        <w:t>1</w:t>
      </w:r>
      <w:r w:rsidRPr="00D158E2">
        <w:t>1</w:t>
      </w:r>
      <w:r w:rsidR="006B16ED">
        <w:rPr>
          <w:rFonts w:hint="eastAsia"/>
        </w:rPr>
        <w:t>4</w:t>
      </w:r>
      <w:r w:rsidRPr="00D158E2">
        <w:rPr>
          <w:rFonts w:hint="eastAsia"/>
        </w:rPr>
        <w:t>年</w:t>
      </w:r>
      <w:r w:rsidRPr="00D158E2">
        <w:rPr>
          <w:rFonts w:hint="eastAsia"/>
        </w:rPr>
        <w:t>7</w:t>
      </w:r>
      <w:r w:rsidR="003036D2">
        <w:rPr>
          <w:rFonts w:hint="eastAsia"/>
        </w:rPr>
        <w:t>至</w:t>
      </w:r>
      <w:r w:rsidRPr="00D158E2">
        <w:t>8</w:t>
      </w:r>
      <w:r w:rsidRPr="00D158E2">
        <w:rPr>
          <w:rFonts w:hint="eastAsia"/>
        </w:rPr>
        <w:t>月</w:t>
      </w:r>
    </w:p>
    <w:p w14:paraId="2EAF7C5B" w14:textId="2AC29600" w:rsidR="00D158E2" w:rsidRPr="00D158E2" w:rsidRDefault="00D158E2" w:rsidP="00D158E2">
      <w:pPr>
        <w:pStyle w:val="6"/>
      </w:pPr>
      <w:r>
        <w:rPr>
          <w:rFonts w:hint="eastAsia"/>
        </w:rPr>
        <w:t>拍攝地點</w:t>
      </w:r>
      <w:r w:rsidR="00080914">
        <w:rPr>
          <w:rFonts w:hint="eastAsia"/>
        </w:rPr>
        <w:t>：</w:t>
      </w:r>
      <w:r w:rsidR="006B16ED" w:rsidRPr="006B16ED">
        <w:rPr>
          <w:rFonts w:hint="eastAsia"/>
        </w:rPr>
        <w:t>光復棒壘球場</w:t>
      </w:r>
    </w:p>
    <w:p w14:paraId="1D4272A6" w14:textId="110B07E2" w:rsidR="00D158E2" w:rsidRPr="00D158E2" w:rsidRDefault="006B16ED" w:rsidP="00D158E2">
      <w:pPr>
        <w:pStyle w:val="6"/>
      </w:pPr>
      <w:r>
        <w:rPr>
          <w:rFonts w:hint="eastAsia"/>
        </w:rPr>
        <w:t>宣導</w:t>
      </w:r>
      <w:r w:rsidR="00D158E2">
        <w:rPr>
          <w:rFonts w:hint="eastAsia"/>
        </w:rPr>
        <w:t>主題</w:t>
      </w:r>
      <w:r w:rsidR="00080914">
        <w:rPr>
          <w:rFonts w:hint="eastAsia"/>
        </w:rPr>
        <w:t>：</w:t>
      </w:r>
      <w:r w:rsidRPr="006B16ED">
        <w:rPr>
          <w:rFonts w:hint="eastAsia"/>
        </w:rPr>
        <w:t>運用棒球比賽的關鍵元素—投球、打擊、守備、跑壘得分，來對應水土保持的核心工作，藉此傳達穩固土地、精準規劃、團隊合作環境保育概念，並透過主播、球評及球員的互動，讓觀眾在愉快的氛圍中，理解水土保持與我們生活的緊密關聯。</w:t>
      </w:r>
    </w:p>
    <w:p w14:paraId="19350606" w14:textId="7A2AC098" w:rsidR="00D158E2" w:rsidRPr="00D158E2" w:rsidRDefault="00D158E2" w:rsidP="00D158E2">
      <w:pPr>
        <w:pStyle w:val="6"/>
      </w:pPr>
      <w:r>
        <w:rPr>
          <w:rFonts w:hint="eastAsia"/>
        </w:rPr>
        <w:t>結合時事</w:t>
      </w:r>
      <w:r w:rsidR="00080914">
        <w:rPr>
          <w:rFonts w:hint="eastAsia"/>
        </w:rPr>
        <w:t>：</w:t>
      </w:r>
      <w:r w:rsidR="006B16ED" w:rsidRPr="00D158E2">
        <w:rPr>
          <w:rFonts w:hint="eastAsia"/>
        </w:rPr>
        <w:t>本</w:t>
      </w:r>
      <w:r w:rsidR="006B16ED">
        <w:rPr>
          <w:rFonts w:hint="eastAsia"/>
        </w:rPr>
        <w:t>計畫</w:t>
      </w:r>
      <w:r w:rsidR="006B16ED" w:rsidRPr="00D158E2">
        <w:rPr>
          <w:rFonts w:hint="eastAsia"/>
        </w:rPr>
        <w:t>提出結合</w:t>
      </w:r>
      <w:r w:rsidR="006B16ED">
        <w:rPr>
          <w:rFonts w:hint="eastAsia"/>
        </w:rPr>
        <w:t>近年棒球賽事熱門話題</w:t>
      </w:r>
      <w:r w:rsidR="006B16ED" w:rsidRPr="00D158E2">
        <w:rPr>
          <w:rFonts w:hint="eastAsia"/>
        </w:rPr>
        <w:t>，</w:t>
      </w:r>
      <w:r w:rsidR="006B16ED">
        <w:rPr>
          <w:rFonts w:hint="eastAsia"/>
        </w:rPr>
        <w:t>結合水土保持概念宣導</w:t>
      </w:r>
      <w:r w:rsidR="006B16ED" w:rsidRPr="00D158E2">
        <w:rPr>
          <w:rFonts w:hint="eastAsia"/>
        </w:rPr>
        <w:t>。</w:t>
      </w:r>
    </w:p>
    <w:p w14:paraId="5A01BEE4" w14:textId="4CF21E6C" w:rsidR="006B16ED" w:rsidRPr="006B16ED" w:rsidRDefault="00D158E2" w:rsidP="002F0677">
      <w:pPr>
        <w:pStyle w:val="6"/>
      </w:pPr>
      <w:r>
        <w:rPr>
          <w:rFonts w:hint="eastAsia"/>
        </w:rPr>
        <w:t>劇情大綱</w:t>
      </w:r>
      <w:bookmarkStart w:id="95" w:name="_Hlk166240102"/>
      <w:r w:rsidR="00080914">
        <w:rPr>
          <w:rFonts w:hint="eastAsia"/>
        </w:rPr>
        <w:t>：</w:t>
      </w:r>
      <w:bookmarkEnd w:id="95"/>
      <w:r w:rsidR="00BB18F1" w:rsidRPr="00BB18F1">
        <w:rPr>
          <w:rFonts w:hint="eastAsia"/>
        </w:rPr>
        <w:t>請參閱「</w:t>
      </w:r>
      <w:r w:rsidR="00BB18F1" w:rsidRPr="00603346">
        <w:rPr>
          <w:rFonts w:hint="eastAsia"/>
          <w:highlight w:val="yellow"/>
        </w:rPr>
        <w:t>附件</w:t>
      </w:r>
      <w:r w:rsidR="00052059">
        <w:rPr>
          <w:rFonts w:hint="eastAsia"/>
          <w:highlight w:val="yellow"/>
        </w:rPr>
        <w:t>七</w:t>
      </w:r>
      <w:r w:rsidR="00EC2780" w:rsidRPr="00603346">
        <w:rPr>
          <w:rFonts w:hint="eastAsia"/>
          <w:highlight w:val="yellow"/>
        </w:rPr>
        <w:t>、</w:t>
      </w:r>
      <w:r w:rsidR="00BB18F1" w:rsidRPr="00603346">
        <w:rPr>
          <w:rFonts w:hint="eastAsia"/>
          <w:highlight w:val="yellow"/>
        </w:rPr>
        <w:t>水土保持宣導影片拍攝</w:t>
      </w:r>
      <w:r w:rsidR="00BB18F1">
        <w:rPr>
          <w:rFonts w:hint="eastAsia"/>
        </w:rPr>
        <w:t>」</w:t>
      </w:r>
      <w:r w:rsidR="00603346">
        <w:rPr>
          <w:rFonts w:hint="eastAsia"/>
        </w:rPr>
        <w:t>。</w:t>
      </w:r>
      <w:bookmarkStart w:id="96" w:name="_Hlk191984622"/>
    </w:p>
    <w:p w14:paraId="2174916C" w14:textId="11FC57A0" w:rsidR="00D158E2" w:rsidRPr="00D158E2" w:rsidRDefault="006B16ED" w:rsidP="00D158E2">
      <w:pPr>
        <w:pStyle w:val="5"/>
      </w:pPr>
      <w:bookmarkStart w:id="97" w:name="_Hlk191984635"/>
      <w:bookmarkEnd w:id="96"/>
      <w:r>
        <w:rPr>
          <w:rFonts w:hint="eastAsia"/>
        </w:rPr>
        <w:t>主題</w:t>
      </w:r>
      <w:r w:rsidR="00D158E2">
        <w:t>二</w:t>
      </w:r>
      <w:r w:rsidR="00080914">
        <w:rPr>
          <w:rFonts w:hint="eastAsia"/>
        </w:rPr>
        <w:t>：</w:t>
      </w:r>
      <w:r w:rsidRPr="000960C8">
        <w:rPr>
          <w:rFonts w:hint="eastAsia"/>
        </w:rPr>
        <w:t>「</w:t>
      </w:r>
      <w:r w:rsidRPr="00FA4E7A">
        <w:t>水保阿凡達</w:t>
      </w:r>
      <w:r w:rsidRPr="000960C8">
        <w:rPr>
          <w:rFonts w:hint="eastAsia"/>
        </w:rPr>
        <w:t>」（暫定）</w:t>
      </w:r>
      <w:bookmarkEnd w:id="97"/>
    </w:p>
    <w:p w14:paraId="12657EAB" w14:textId="792CCD8E" w:rsidR="00F10D99" w:rsidRPr="00F10D99" w:rsidRDefault="00080914" w:rsidP="00632EFF">
      <w:pPr>
        <w:pStyle w:val="6"/>
        <w:numPr>
          <w:ilvl w:val="5"/>
          <w:numId w:val="34"/>
        </w:numPr>
        <w:ind w:left="2382" w:hanging="454"/>
      </w:pPr>
      <w:r>
        <w:rPr>
          <w:rFonts w:hint="eastAsia"/>
        </w:rPr>
        <w:t>拍攝方式：</w:t>
      </w:r>
      <w:r w:rsidR="006B16ED" w:rsidRPr="000960C8">
        <w:rPr>
          <w:rFonts w:hint="eastAsia"/>
        </w:rPr>
        <w:t>以實境拍攝的方式，</w:t>
      </w:r>
      <w:r w:rsidR="006B16ED" w:rsidRPr="006B16ED">
        <w:rPr>
          <w:rFonts w:hint="eastAsia"/>
        </w:rPr>
        <w:t>以</w:t>
      </w:r>
      <w:r w:rsidR="006B16ED" w:rsidRPr="006B16ED">
        <w:rPr>
          <w:rFonts w:hint="eastAsia"/>
        </w:rPr>
        <w:t xml:space="preserve"> </w:t>
      </w:r>
      <w:r w:rsidR="006B16ED" w:rsidRPr="006B16ED">
        <w:rPr>
          <w:rFonts w:hint="eastAsia"/>
        </w:rPr>
        <w:t>納美人與人類的互動</w:t>
      </w:r>
      <w:r w:rsidR="006B16ED" w:rsidRPr="006B16ED">
        <w:rPr>
          <w:rFonts w:hint="eastAsia"/>
        </w:rPr>
        <w:t xml:space="preserve"> </w:t>
      </w:r>
      <w:r w:rsidR="006B16ED" w:rsidRPr="006B16ED">
        <w:rPr>
          <w:rFonts w:hint="eastAsia"/>
        </w:rPr>
        <w:t>作為影片主軸，透過戲劇化演出展現生態環境的脆弱與人類發展的影響，並強調水土保持在維護自然平衡中的關鍵角色。藉由視覺衝擊力強的對比畫面，讓觀眾理解森林、土壤與水</w:t>
      </w:r>
      <w:r w:rsidR="006B16ED" w:rsidRPr="006B16ED">
        <w:rPr>
          <w:rFonts w:hint="eastAsia"/>
        </w:rPr>
        <w:lastRenderedPageBreak/>
        <w:t>資源如何相互依存，進而提升水土保持的意識與行動力。</w:t>
      </w:r>
    </w:p>
    <w:p w14:paraId="43125047" w14:textId="1E7D441A" w:rsidR="00D158E2" w:rsidRPr="00D158E2" w:rsidRDefault="00D158E2" w:rsidP="00D158E2">
      <w:pPr>
        <w:pStyle w:val="6"/>
      </w:pPr>
      <w:r>
        <w:t>拍攝時間</w:t>
      </w:r>
      <w:r w:rsidR="00080914">
        <w:rPr>
          <w:rFonts w:hint="eastAsia"/>
        </w:rPr>
        <w:t>：</w:t>
      </w:r>
      <w:r w:rsidR="006B16ED" w:rsidRPr="000960C8">
        <w:rPr>
          <w:rFonts w:hint="eastAsia"/>
        </w:rPr>
        <w:t>預計</w:t>
      </w:r>
      <w:r w:rsidR="006B16ED" w:rsidRPr="000960C8">
        <w:rPr>
          <w:rFonts w:hint="eastAsia"/>
        </w:rPr>
        <w:t>1</w:t>
      </w:r>
      <w:r w:rsidR="006B16ED" w:rsidRPr="000960C8">
        <w:t>1</w:t>
      </w:r>
      <w:r w:rsidR="006B16ED">
        <w:rPr>
          <w:rFonts w:hint="eastAsia"/>
        </w:rPr>
        <w:t>4</w:t>
      </w:r>
      <w:r w:rsidR="006B16ED" w:rsidRPr="000960C8">
        <w:rPr>
          <w:rFonts w:hint="eastAsia"/>
        </w:rPr>
        <w:t>年</w:t>
      </w:r>
      <w:r w:rsidR="006B16ED" w:rsidRPr="000960C8">
        <w:rPr>
          <w:rFonts w:hint="eastAsia"/>
        </w:rPr>
        <w:t>7</w:t>
      </w:r>
      <w:r w:rsidR="006B16ED" w:rsidRPr="000960C8">
        <w:rPr>
          <w:rFonts w:hint="eastAsia"/>
        </w:rPr>
        <w:t>至</w:t>
      </w:r>
      <w:r w:rsidR="006B16ED" w:rsidRPr="000960C8">
        <w:t>8</w:t>
      </w:r>
      <w:r w:rsidR="006B16ED" w:rsidRPr="000960C8">
        <w:rPr>
          <w:rFonts w:hint="eastAsia"/>
        </w:rPr>
        <w:t>月</w:t>
      </w:r>
    </w:p>
    <w:p w14:paraId="309E8C5C" w14:textId="46AF971A" w:rsidR="00D158E2" w:rsidRPr="00D158E2" w:rsidRDefault="00D158E2" w:rsidP="00D158E2">
      <w:pPr>
        <w:pStyle w:val="6"/>
      </w:pPr>
      <w:r>
        <w:rPr>
          <w:rFonts w:hint="eastAsia"/>
        </w:rPr>
        <w:t>拍攝地點</w:t>
      </w:r>
      <w:r w:rsidR="007B7DD8">
        <w:rPr>
          <w:rFonts w:hint="eastAsia"/>
        </w:rPr>
        <w:t>：</w:t>
      </w:r>
      <w:r w:rsidR="006B16ED" w:rsidRPr="006B16ED">
        <w:t>板橋環河公園</w:t>
      </w:r>
    </w:p>
    <w:p w14:paraId="09148CBA" w14:textId="0DE39C8D" w:rsidR="00F10D99" w:rsidRDefault="00D158E2" w:rsidP="00F10D99">
      <w:pPr>
        <w:pStyle w:val="6"/>
      </w:pPr>
      <w:r>
        <w:rPr>
          <w:rFonts w:hint="eastAsia"/>
        </w:rPr>
        <w:t>拍攝</w:t>
      </w:r>
      <w:r w:rsidR="006B16ED">
        <w:rPr>
          <w:rFonts w:hint="eastAsia"/>
        </w:rPr>
        <w:t>主題</w:t>
      </w:r>
      <w:r w:rsidR="007B7DD8">
        <w:rPr>
          <w:rFonts w:hint="eastAsia"/>
        </w:rPr>
        <w:t>：</w:t>
      </w:r>
      <w:r w:rsidR="0033536C">
        <w:rPr>
          <w:rFonts w:hint="eastAsia"/>
        </w:rPr>
        <w:t>以</w:t>
      </w:r>
      <w:r w:rsidR="006B16ED" w:rsidRPr="00FA4E7A">
        <w:t>本計畫將運用</w:t>
      </w:r>
      <w:r w:rsidR="006B16ED">
        <w:rPr>
          <w:rFonts w:hint="eastAsia"/>
        </w:rPr>
        <w:t>經典電影</w:t>
      </w:r>
      <w:r w:rsidR="006B16ED" w:rsidRPr="00FA4E7A">
        <w:t>《阿凡達》的世界觀，以納美人代表自然環境的守護者、人類代表開發與發展的需求者，透過角色互動與環境對比，展現水土保持對於生態平衡的重要性，並帶出台灣水保工作的關鍵價值。</w:t>
      </w:r>
    </w:p>
    <w:p w14:paraId="7F35044B" w14:textId="64516B17" w:rsidR="006B16ED" w:rsidRDefault="006B16ED" w:rsidP="00F10D99">
      <w:pPr>
        <w:pStyle w:val="6"/>
      </w:pPr>
      <w:r w:rsidRPr="000960C8">
        <w:rPr>
          <w:rFonts w:hint="eastAsia"/>
        </w:rPr>
        <w:t>結合時事：</w:t>
      </w:r>
      <w:r w:rsidRPr="00FA4E7A">
        <w:rPr>
          <w:rFonts w:hint="eastAsia"/>
        </w:rPr>
        <w:t>本計畫結合電影《阿凡達》系列所傳遞的環保精神，《阿凡達</w:t>
      </w:r>
      <w:r w:rsidRPr="00FA4E7A">
        <w:rPr>
          <w:rFonts w:hint="eastAsia"/>
        </w:rPr>
        <w:t xml:space="preserve"> 3</w:t>
      </w:r>
      <w:r w:rsidRPr="00FA4E7A">
        <w:rPr>
          <w:rFonts w:hint="eastAsia"/>
        </w:rPr>
        <w:t>》預計於</w:t>
      </w:r>
      <w:r w:rsidRPr="00FA4E7A">
        <w:rPr>
          <w:rFonts w:hint="eastAsia"/>
        </w:rPr>
        <w:t xml:space="preserve"> 2025 </w:t>
      </w:r>
      <w:r w:rsidRPr="00FA4E7A">
        <w:rPr>
          <w:rFonts w:hint="eastAsia"/>
        </w:rPr>
        <w:t>年上映，延續該系列對環境保護的關注。藉此時事熱度，本計畫將透過劇情演繹，使觀眾在熟悉的故事背景中，理解水土保持對維護生態平衡、減少環境破壞的重要性，進一步提升大眾環境意識與行動力。</w:t>
      </w:r>
    </w:p>
    <w:p w14:paraId="7DE6CC93" w14:textId="054740D2" w:rsidR="006B16ED" w:rsidRDefault="006B16ED" w:rsidP="00F10D99">
      <w:pPr>
        <w:pStyle w:val="6"/>
      </w:pPr>
      <w:r w:rsidRPr="006B16ED">
        <w:rPr>
          <w:rFonts w:hint="eastAsia"/>
        </w:rPr>
        <w:t>劇情大綱：</w:t>
      </w:r>
      <w:r w:rsidR="00603346" w:rsidRPr="00603346">
        <w:rPr>
          <w:rFonts w:hint="eastAsia"/>
        </w:rPr>
        <w:t>請參閱「</w:t>
      </w:r>
      <w:r w:rsidR="00603346" w:rsidRPr="00603346">
        <w:rPr>
          <w:rFonts w:hint="eastAsia"/>
          <w:highlight w:val="yellow"/>
        </w:rPr>
        <w:t>附件</w:t>
      </w:r>
      <w:r w:rsidR="00052059">
        <w:rPr>
          <w:rFonts w:hint="eastAsia"/>
          <w:highlight w:val="yellow"/>
        </w:rPr>
        <w:t>七</w:t>
      </w:r>
      <w:r w:rsidR="00603346" w:rsidRPr="00603346">
        <w:rPr>
          <w:rFonts w:hint="eastAsia"/>
          <w:highlight w:val="yellow"/>
        </w:rPr>
        <w:t>、水土保持宣導影片拍攝</w:t>
      </w:r>
      <w:r w:rsidR="00603346" w:rsidRPr="00603346">
        <w:rPr>
          <w:rFonts w:hint="eastAsia"/>
        </w:rPr>
        <w:t>」。</w:t>
      </w:r>
    </w:p>
    <w:p w14:paraId="4D7B73B9" w14:textId="43EB6BEB" w:rsidR="00D158E2" w:rsidRDefault="006B16ED" w:rsidP="00F267E6">
      <w:pPr>
        <w:pStyle w:val="5"/>
      </w:pPr>
      <w:r>
        <w:rPr>
          <w:rFonts w:hint="eastAsia"/>
        </w:rPr>
        <w:t>過往</w:t>
      </w:r>
      <w:r w:rsidR="00F267E6">
        <w:rPr>
          <w:rFonts w:hint="eastAsia"/>
        </w:rPr>
        <w:t>執行情形：</w:t>
      </w:r>
    </w:p>
    <w:tbl>
      <w:tblPr>
        <w:tblW w:w="0" w:type="auto"/>
        <w:tblCellMar>
          <w:left w:w="28" w:type="dxa"/>
          <w:right w:w="28" w:type="dxa"/>
        </w:tblCellMar>
        <w:tblLook w:val="0000" w:firstRow="0" w:lastRow="0" w:firstColumn="0" w:lastColumn="0" w:noHBand="0" w:noVBand="0"/>
      </w:tblPr>
      <w:tblGrid>
        <w:gridCol w:w="4153"/>
        <w:gridCol w:w="4153"/>
      </w:tblGrid>
      <w:tr w:rsidR="0005032C" w14:paraId="425C5C67" w14:textId="77777777" w:rsidTr="00D7614C">
        <w:tc>
          <w:tcPr>
            <w:tcW w:w="4153" w:type="dxa"/>
          </w:tcPr>
          <w:p w14:paraId="168CDB95" w14:textId="0FC137E1" w:rsidR="0005032C" w:rsidRPr="0005032C" w:rsidRDefault="00166051" w:rsidP="0005032C">
            <w:pPr>
              <w:pStyle w:val="afff2"/>
            </w:pPr>
            <w:r w:rsidRPr="008D545C">
              <w:drawing>
                <wp:anchor distT="0" distB="0" distL="114300" distR="114300" simplePos="0" relativeHeight="251719168" behindDoc="0" locked="0" layoutInCell="1" allowOverlap="1" wp14:anchorId="0289738E" wp14:editId="3EC68D15">
                  <wp:simplePos x="0" y="0"/>
                  <wp:positionH relativeFrom="margin">
                    <wp:posOffset>902970</wp:posOffset>
                  </wp:positionH>
                  <wp:positionV relativeFrom="margin">
                    <wp:posOffset>9525</wp:posOffset>
                  </wp:positionV>
                  <wp:extent cx="1704975" cy="1308100"/>
                  <wp:effectExtent l="0" t="0" r="9525" b="6350"/>
                  <wp:wrapSquare wrapText="bothSides"/>
                  <wp:docPr id="634193927" name="圖片 6341939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193927" name="圖片 63419392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04975" cy="1308100"/>
                          </a:xfrm>
                          <a:prstGeom prst="rect">
                            <a:avLst/>
                          </a:prstGeom>
                        </pic:spPr>
                      </pic:pic>
                    </a:graphicData>
                  </a:graphic>
                  <wp14:sizeRelH relativeFrom="margin">
                    <wp14:pctWidth>0</wp14:pctWidth>
                  </wp14:sizeRelH>
                  <wp14:sizeRelV relativeFrom="margin">
                    <wp14:pctHeight>0</wp14:pctHeight>
                  </wp14:sizeRelV>
                </wp:anchor>
              </w:drawing>
            </w:r>
          </w:p>
        </w:tc>
        <w:tc>
          <w:tcPr>
            <w:tcW w:w="4153" w:type="dxa"/>
          </w:tcPr>
          <w:p w14:paraId="34D09E79" w14:textId="7C86871F" w:rsidR="0005032C" w:rsidRPr="0005032C" w:rsidRDefault="00DA6270" w:rsidP="0005032C">
            <w:pPr>
              <w:pStyle w:val="afff2"/>
            </w:pPr>
            <w:r w:rsidRPr="00167DA8">
              <w:drawing>
                <wp:anchor distT="0" distB="0" distL="114300" distR="114300" simplePos="0" relativeHeight="251721216" behindDoc="0" locked="0" layoutInCell="1" allowOverlap="1" wp14:anchorId="4FFA99FC" wp14:editId="1B4EA175">
                  <wp:simplePos x="0" y="0"/>
                  <wp:positionH relativeFrom="margin">
                    <wp:posOffset>-17780</wp:posOffset>
                  </wp:positionH>
                  <wp:positionV relativeFrom="margin">
                    <wp:posOffset>2540</wp:posOffset>
                  </wp:positionV>
                  <wp:extent cx="1704975" cy="1295400"/>
                  <wp:effectExtent l="0" t="0" r="9525" b="0"/>
                  <wp:wrapSquare wrapText="bothSides"/>
                  <wp:docPr id="634193924" name="圖片 6341939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193924" name="圖片 63419392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04975" cy="1295400"/>
                          </a:xfrm>
                          <a:prstGeom prst="rect">
                            <a:avLst/>
                          </a:prstGeom>
                        </pic:spPr>
                      </pic:pic>
                    </a:graphicData>
                  </a:graphic>
                  <wp14:sizeRelH relativeFrom="margin">
                    <wp14:pctWidth>0</wp14:pctWidth>
                  </wp14:sizeRelH>
                  <wp14:sizeRelV relativeFrom="margin">
                    <wp14:pctHeight>0</wp14:pctHeight>
                  </wp14:sizeRelV>
                </wp:anchor>
              </w:drawing>
            </w:r>
          </w:p>
        </w:tc>
      </w:tr>
    </w:tbl>
    <w:p w14:paraId="0EA54392" w14:textId="5614514D" w:rsidR="00F267E6" w:rsidRDefault="000B0C05" w:rsidP="000B0C05">
      <w:pPr>
        <w:pStyle w:val="aff7"/>
      </w:pPr>
      <w:bookmarkStart w:id="98" w:name="_Toc191996174"/>
      <w:r w:rsidRPr="00B310AB">
        <w:rPr>
          <w:rFonts w:hint="eastAsia"/>
        </w:rPr>
        <w:t>圖</w:t>
      </w:r>
      <w:r w:rsidRPr="00B310AB">
        <w:rPr>
          <w:rFonts w:hint="eastAsia"/>
        </w:rPr>
        <w:t xml:space="preserve"> </w:t>
      </w:r>
      <w:r w:rsidR="00226C23">
        <w:t>2</w:t>
      </w:r>
      <w:r w:rsidRPr="004B1BC4">
        <w:noBreakHyphen/>
      </w:r>
      <w:r w:rsidRPr="004B1BC4">
        <w:fldChar w:fldCharType="begin"/>
      </w:r>
      <w:r w:rsidRPr="004B1BC4">
        <w:instrText xml:space="preserve"> </w:instrText>
      </w:r>
      <w:r w:rsidRPr="004B1BC4">
        <w:rPr>
          <w:rFonts w:hint="eastAsia"/>
        </w:rPr>
        <w:instrText xml:space="preserve">SEQ </w:instrText>
      </w:r>
      <w:r w:rsidRPr="004B1BC4">
        <w:rPr>
          <w:rFonts w:hint="eastAsia"/>
        </w:rPr>
        <w:instrText>圖</w:instrText>
      </w:r>
      <w:r w:rsidRPr="004B1BC4">
        <w:rPr>
          <w:rFonts w:hint="eastAsia"/>
        </w:rPr>
        <w:instrText xml:space="preserve"> \* ARABIC \s 1</w:instrText>
      </w:r>
      <w:r w:rsidRPr="004B1BC4">
        <w:instrText xml:space="preserve"> </w:instrText>
      </w:r>
      <w:r w:rsidRPr="004B1BC4">
        <w:fldChar w:fldCharType="separate"/>
      </w:r>
      <w:r w:rsidR="00E90F37">
        <w:rPr>
          <w:noProof/>
        </w:rPr>
        <w:t>17</w:t>
      </w:r>
      <w:r w:rsidRPr="004B1BC4">
        <w:fldChar w:fldCharType="end"/>
      </w:r>
      <w:r w:rsidRPr="004B1BC4">
        <w:rPr>
          <w:rFonts w:hint="eastAsia"/>
        </w:rPr>
        <w:t xml:space="preserve"> </w:t>
      </w:r>
      <w:r w:rsidR="00C916AB">
        <w:rPr>
          <w:rFonts w:hint="eastAsia"/>
        </w:rPr>
        <w:t>《峠</w:t>
      </w:r>
      <w:r w:rsidR="00C916AB">
        <w:rPr>
          <w:rFonts w:hint="eastAsia"/>
        </w:rPr>
        <w:t xml:space="preserve"> M.R.D x.C.A.C NTPC </w:t>
      </w:r>
      <w:r w:rsidR="00C916AB">
        <w:rPr>
          <w:rFonts w:hint="eastAsia"/>
        </w:rPr>
        <w:t>水保專車上山囉》</w:t>
      </w:r>
      <w:r>
        <w:rPr>
          <w:rFonts w:hint="eastAsia"/>
        </w:rPr>
        <w:t>宣導影片</w:t>
      </w:r>
      <w:bookmarkEnd w:id="98"/>
    </w:p>
    <w:p w14:paraId="151AD6F7" w14:textId="3583CC2F" w:rsidR="006B16ED" w:rsidRDefault="006B16ED" w:rsidP="006B16ED">
      <w:pPr>
        <w:pStyle w:val="afff2"/>
      </w:pPr>
      <w:r w:rsidRPr="00CE38B7">
        <w:lastRenderedPageBreak/>
        <w:drawing>
          <wp:inline distT="0" distB="0" distL="0" distR="0" wp14:anchorId="3525EB87" wp14:editId="0AC95889">
            <wp:extent cx="2306782" cy="1298153"/>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22052" cy="1306746"/>
                    </a:xfrm>
                    <a:prstGeom prst="rect">
                      <a:avLst/>
                    </a:prstGeom>
                    <a:noFill/>
                    <a:ln>
                      <a:noFill/>
                    </a:ln>
                  </pic:spPr>
                </pic:pic>
              </a:graphicData>
            </a:graphic>
          </wp:inline>
        </w:drawing>
      </w:r>
      <w:r w:rsidRPr="00CE38B7">
        <w:drawing>
          <wp:inline distT="0" distB="0" distL="0" distR="0" wp14:anchorId="1C3CEF15" wp14:editId="68ACC175">
            <wp:extent cx="2306782" cy="1297898"/>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334949" cy="1313746"/>
                    </a:xfrm>
                    <a:prstGeom prst="rect">
                      <a:avLst/>
                    </a:prstGeom>
                    <a:noFill/>
                    <a:ln>
                      <a:noFill/>
                    </a:ln>
                  </pic:spPr>
                </pic:pic>
              </a:graphicData>
            </a:graphic>
          </wp:inline>
        </w:drawing>
      </w:r>
    </w:p>
    <w:p w14:paraId="09370CCC" w14:textId="75DD15DC" w:rsidR="006B16ED" w:rsidRPr="006B16ED" w:rsidRDefault="006B16ED" w:rsidP="006B16ED">
      <w:pPr>
        <w:pStyle w:val="aff7"/>
      </w:pPr>
      <w:bookmarkStart w:id="99" w:name="_Toc191996175"/>
      <w:r w:rsidRPr="00B310AB">
        <w:rPr>
          <w:rFonts w:hint="eastAsia"/>
        </w:rPr>
        <w:t>圖</w:t>
      </w:r>
      <w:r w:rsidRPr="00B310AB">
        <w:rPr>
          <w:rFonts w:hint="eastAsia"/>
        </w:rPr>
        <w:t xml:space="preserve"> </w:t>
      </w:r>
      <w:r>
        <w:t>2</w:t>
      </w:r>
      <w:r w:rsidRPr="004B1BC4">
        <w:noBreakHyphen/>
      </w:r>
      <w:r w:rsidRPr="004B1BC4">
        <w:fldChar w:fldCharType="begin"/>
      </w:r>
      <w:r w:rsidRPr="004B1BC4">
        <w:instrText xml:space="preserve"> </w:instrText>
      </w:r>
      <w:r w:rsidRPr="004B1BC4">
        <w:rPr>
          <w:rFonts w:hint="eastAsia"/>
        </w:rPr>
        <w:instrText xml:space="preserve">SEQ </w:instrText>
      </w:r>
      <w:r w:rsidRPr="004B1BC4">
        <w:rPr>
          <w:rFonts w:hint="eastAsia"/>
        </w:rPr>
        <w:instrText>圖</w:instrText>
      </w:r>
      <w:r w:rsidRPr="004B1BC4">
        <w:rPr>
          <w:rFonts w:hint="eastAsia"/>
        </w:rPr>
        <w:instrText xml:space="preserve"> \* ARABIC \s 1</w:instrText>
      </w:r>
      <w:r w:rsidRPr="004B1BC4">
        <w:instrText xml:space="preserve"> </w:instrText>
      </w:r>
      <w:r w:rsidRPr="004B1BC4">
        <w:fldChar w:fldCharType="separate"/>
      </w:r>
      <w:r w:rsidR="00E90F37">
        <w:rPr>
          <w:noProof/>
        </w:rPr>
        <w:t>18</w:t>
      </w:r>
      <w:r w:rsidRPr="004B1BC4">
        <w:fldChar w:fldCharType="end"/>
      </w:r>
      <w:r w:rsidRPr="004B1BC4">
        <w:rPr>
          <w:rFonts w:hint="eastAsia"/>
        </w:rPr>
        <w:t xml:space="preserve"> </w:t>
      </w:r>
      <w:r>
        <w:rPr>
          <w:rFonts w:hint="eastAsia"/>
        </w:rPr>
        <w:t>《新北水保坡地金羽杯羽球賽》宣導影片</w:t>
      </w:r>
      <w:bookmarkEnd w:id="99"/>
    </w:p>
    <w:p w14:paraId="141352EE" w14:textId="2C207035" w:rsidR="00CC0B83" w:rsidRPr="007E1388" w:rsidRDefault="003C4019" w:rsidP="00CF6284">
      <w:pPr>
        <w:pStyle w:val="3"/>
        <w:spacing w:before="190"/>
        <w:rPr>
          <w:b/>
          <w:bCs w:val="0"/>
          <w:sz w:val="44"/>
          <w:szCs w:val="52"/>
        </w:rPr>
      </w:pPr>
      <w:bookmarkStart w:id="100" w:name="_Hlk166242082"/>
      <w:r w:rsidRPr="003C4019">
        <w:rPr>
          <w:rFonts w:hint="eastAsia"/>
        </w:rPr>
        <w:t>農村水保親子一日體驗營</w:t>
      </w:r>
      <w:bookmarkEnd w:id="100"/>
      <w:r w:rsidR="00CC0B83" w:rsidRPr="00CC0B83">
        <w:rPr>
          <w:rFonts w:hint="eastAsia"/>
        </w:rPr>
        <w:t>（需包含水保或環境教育知識）</w:t>
      </w:r>
    </w:p>
    <w:p w14:paraId="6C81B2FE" w14:textId="1FCC1FBC" w:rsidR="0040672F" w:rsidRPr="0040672F" w:rsidRDefault="00523BAA" w:rsidP="0040672F">
      <w:pPr>
        <w:pStyle w:val="30"/>
      </w:pPr>
      <w:r>
        <w:rPr>
          <w:rFonts w:hint="eastAsia"/>
        </w:rPr>
        <w:t>本團隊於去年度協助</w:t>
      </w:r>
      <w:r w:rsidRPr="002471A4">
        <w:rPr>
          <w:rFonts w:hint="eastAsia"/>
        </w:rPr>
        <w:t>貴局</w:t>
      </w:r>
      <w:r>
        <w:rPr>
          <w:rFonts w:hint="eastAsia"/>
        </w:rPr>
        <w:t>舉辦「</w:t>
      </w:r>
      <w:r w:rsidRPr="00861390">
        <w:rPr>
          <w:rFonts w:hint="eastAsia"/>
        </w:rPr>
        <w:t>農村水保親子營：紫東生態探秘趣</w:t>
      </w:r>
      <w:r>
        <w:rPr>
          <w:rFonts w:hint="eastAsia"/>
        </w:rPr>
        <w:t>」，邀請到貴</w:t>
      </w:r>
      <w:r w:rsidRPr="00DB3A86">
        <w:rPr>
          <w:rFonts w:hint="eastAsia"/>
        </w:rPr>
        <w:t>局諶錫輝副局長</w:t>
      </w:r>
      <w:r w:rsidRPr="00861390">
        <w:rPr>
          <w:rFonts w:hint="eastAsia"/>
        </w:rPr>
        <w:t>、貢平溪區區長李天民、新北水保服務團劉永發團長、山保科林祐德科長、山保科陳鼎文技正、山保科袁恆德股長、紫東社區發展協會李明宏理事長</w:t>
      </w:r>
      <w:r>
        <w:rPr>
          <w:rFonts w:hint="eastAsia"/>
        </w:rPr>
        <w:t>等貴賓出席水保生態</w:t>
      </w:r>
      <w:r w:rsidRPr="003C4019">
        <w:rPr>
          <w:rFonts w:hint="eastAsia"/>
        </w:rPr>
        <w:t>親子</w:t>
      </w:r>
      <w:r>
        <w:rPr>
          <w:rFonts w:hint="eastAsia"/>
        </w:rPr>
        <w:t>體驗營活動，並</w:t>
      </w:r>
      <w:r w:rsidRPr="00FD3EE9">
        <w:rPr>
          <w:rFonts w:hint="eastAsia"/>
        </w:rPr>
        <w:t>收到許多參與者感謝與期待未來持續舉辦之</w:t>
      </w:r>
      <w:r>
        <w:rPr>
          <w:rFonts w:hint="eastAsia"/>
        </w:rPr>
        <w:t>熱烈回響。</w:t>
      </w:r>
    </w:p>
    <w:p w14:paraId="44613C51" w14:textId="77777777" w:rsidR="00CC0B83" w:rsidRDefault="00CC0B83" w:rsidP="0080713B">
      <w:pPr>
        <w:pStyle w:val="4"/>
        <w:numPr>
          <w:ilvl w:val="0"/>
          <w:numId w:val="19"/>
        </w:numPr>
        <w:spacing w:before="190"/>
      </w:pPr>
      <w:r w:rsidRPr="00CC0B83">
        <w:t>執行目標</w:t>
      </w:r>
    </w:p>
    <w:p w14:paraId="6153D0AE" w14:textId="5258CD94" w:rsidR="006C3873" w:rsidRDefault="00523BAA" w:rsidP="00D158E2">
      <w:pPr>
        <w:pStyle w:val="41"/>
      </w:pPr>
      <w:r w:rsidRPr="004F46F8">
        <w:rPr>
          <w:rFonts w:hint="eastAsia"/>
        </w:rPr>
        <w:t>本計畫將結合水土保持酷學校、農村生態體驗活動與水土保持教育內容，舉辦農村水保一日體驗營。目標是強化轄區內酷學校與在地農村社區之間的環境教育連結，並透過與金牌農村忠寮社區的合作，提供沉浸式的農村生活體驗。參與的酷學校學童與其家長將透過實地體驗，認識水土保持對農村發展、環境保育及生態系統的重要性，並啟發親子對水土保持相關知識的認識。同時，藉此活動增進民眾對農村社區的了解與重視，並推廣環保與永續發展的核心價值觀。</w:t>
      </w:r>
    </w:p>
    <w:p w14:paraId="3F2BBA71" w14:textId="77777777" w:rsidR="00CC0B83" w:rsidRDefault="00CC0B83" w:rsidP="00CC0B83">
      <w:pPr>
        <w:pStyle w:val="4"/>
        <w:spacing w:before="190"/>
      </w:pPr>
      <w:r w:rsidRPr="00CC0B83">
        <w:t>工作辦法</w:t>
      </w:r>
    </w:p>
    <w:p w14:paraId="0B9C4E01" w14:textId="77777777" w:rsidR="00D158E2" w:rsidRPr="00D158E2" w:rsidRDefault="00D158E2" w:rsidP="0080713B">
      <w:pPr>
        <w:pStyle w:val="5"/>
        <w:numPr>
          <w:ilvl w:val="0"/>
          <w:numId w:val="20"/>
        </w:numPr>
      </w:pPr>
      <w:r w:rsidRPr="00510899">
        <w:rPr>
          <w:rFonts w:hint="eastAsia"/>
        </w:rPr>
        <w:t>活動場次</w:t>
      </w:r>
      <w:r w:rsidR="006C3873">
        <w:rPr>
          <w:rFonts w:hint="eastAsia"/>
        </w:rPr>
        <w:t>：</w:t>
      </w:r>
      <w:r w:rsidRPr="00D158E2">
        <w:rPr>
          <w:rFonts w:hint="eastAsia"/>
        </w:rPr>
        <w:t>1</w:t>
      </w:r>
      <w:r w:rsidRPr="00D158E2">
        <w:rPr>
          <w:rFonts w:hint="eastAsia"/>
        </w:rPr>
        <w:t>場</w:t>
      </w:r>
    </w:p>
    <w:p w14:paraId="066944BF" w14:textId="20B70148" w:rsidR="00D158E2" w:rsidRPr="00D158E2" w:rsidRDefault="00D158E2" w:rsidP="00D158E2">
      <w:pPr>
        <w:pStyle w:val="5"/>
      </w:pPr>
      <w:r w:rsidRPr="00D158E2">
        <w:rPr>
          <w:rFonts w:hint="eastAsia"/>
        </w:rPr>
        <w:lastRenderedPageBreak/>
        <w:t>活動時間</w:t>
      </w:r>
      <w:r w:rsidR="006C3873">
        <w:rPr>
          <w:rFonts w:hint="eastAsia"/>
        </w:rPr>
        <w:t>：</w:t>
      </w:r>
      <w:r w:rsidRPr="00D158E2">
        <w:rPr>
          <w:rFonts w:hint="eastAsia"/>
        </w:rPr>
        <w:t>預計</w:t>
      </w:r>
      <w:r>
        <w:rPr>
          <w:rFonts w:hint="eastAsia"/>
        </w:rPr>
        <w:t>於</w:t>
      </w:r>
      <w:r w:rsidRPr="00D158E2">
        <w:rPr>
          <w:rFonts w:hint="eastAsia"/>
        </w:rPr>
        <w:t>1</w:t>
      </w:r>
      <w:r w:rsidRPr="00D158E2">
        <w:t>1</w:t>
      </w:r>
      <w:r w:rsidR="00523BAA">
        <w:rPr>
          <w:rFonts w:hint="eastAsia"/>
        </w:rPr>
        <w:t>4</w:t>
      </w:r>
      <w:r w:rsidRPr="00D158E2">
        <w:rPr>
          <w:rFonts w:hint="eastAsia"/>
        </w:rPr>
        <w:t>年</w:t>
      </w:r>
      <w:r w:rsidRPr="00D158E2">
        <w:rPr>
          <w:rFonts w:hint="eastAsia"/>
        </w:rPr>
        <w:t xml:space="preserve"> </w:t>
      </w:r>
      <w:r w:rsidR="0040672F">
        <w:t>9</w:t>
      </w:r>
      <w:r w:rsidRPr="00D158E2">
        <w:rPr>
          <w:rFonts w:hint="eastAsia"/>
        </w:rPr>
        <w:t>月舉行</w:t>
      </w:r>
    </w:p>
    <w:p w14:paraId="0F7F18B3" w14:textId="77777777" w:rsidR="00D158E2" w:rsidRPr="00D158E2" w:rsidRDefault="00D158E2" w:rsidP="00D158E2">
      <w:pPr>
        <w:pStyle w:val="5"/>
      </w:pPr>
      <w:r w:rsidRPr="00D158E2">
        <w:rPr>
          <w:rFonts w:hint="eastAsia"/>
        </w:rPr>
        <w:t>活動預計參與人次</w:t>
      </w:r>
      <w:r w:rsidR="006C3873">
        <w:rPr>
          <w:rFonts w:hint="eastAsia"/>
        </w:rPr>
        <w:t>：</w:t>
      </w:r>
      <w:r w:rsidRPr="00D158E2">
        <w:rPr>
          <w:rFonts w:hint="eastAsia"/>
        </w:rPr>
        <w:t>總參與人次需達至少</w:t>
      </w:r>
      <w:r w:rsidRPr="00D158E2">
        <w:t>60</w:t>
      </w:r>
      <w:r w:rsidRPr="00D158E2">
        <w:rPr>
          <w:rFonts w:hint="eastAsia"/>
        </w:rPr>
        <w:t>位</w:t>
      </w:r>
    </w:p>
    <w:p w14:paraId="19E33F2E" w14:textId="43B22F88" w:rsidR="00D158E2" w:rsidRPr="00D158E2" w:rsidRDefault="00D158E2" w:rsidP="00D158E2">
      <w:pPr>
        <w:pStyle w:val="5"/>
      </w:pPr>
      <w:r w:rsidRPr="00D158E2">
        <w:rPr>
          <w:rFonts w:hint="eastAsia"/>
        </w:rPr>
        <w:t>活動對象</w:t>
      </w:r>
      <w:r w:rsidR="006C3873">
        <w:rPr>
          <w:rFonts w:hint="eastAsia"/>
        </w:rPr>
        <w:t>：</w:t>
      </w:r>
      <w:r w:rsidRPr="00D158E2">
        <w:rPr>
          <w:rFonts w:hint="eastAsia"/>
        </w:rPr>
        <w:t>以</w:t>
      </w:r>
      <w:r w:rsidR="0040672F">
        <w:rPr>
          <w:rFonts w:hint="eastAsia"/>
        </w:rPr>
        <w:t>水保酷學校</w:t>
      </w:r>
      <w:r w:rsidRPr="00D158E2">
        <w:rPr>
          <w:rFonts w:hint="eastAsia"/>
        </w:rPr>
        <w:t>為主要</w:t>
      </w:r>
      <w:r w:rsidR="0040672F">
        <w:rPr>
          <w:rFonts w:hint="eastAsia"/>
        </w:rPr>
        <w:t>參與</w:t>
      </w:r>
      <w:r w:rsidRPr="00D158E2">
        <w:rPr>
          <w:rFonts w:hint="eastAsia"/>
        </w:rPr>
        <w:t>對象</w:t>
      </w:r>
    </w:p>
    <w:p w14:paraId="3DFB8B5F" w14:textId="52FA0A58" w:rsidR="00D158E2" w:rsidRPr="00D158E2" w:rsidRDefault="00D158E2" w:rsidP="00D158E2">
      <w:pPr>
        <w:pStyle w:val="5"/>
      </w:pPr>
      <w:r w:rsidRPr="00D158E2">
        <w:rPr>
          <w:rFonts w:hint="eastAsia"/>
        </w:rPr>
        <w:t>活動地點</w:t>
      </w:r>
      <w:r w:rsidR="006C3873">
        <w:rPr>
          <w:rFonts w:hint="eastAsia"/>
        </w:rPr>
        <w:t>：</w:t>
      </w:r>
      <w:r w:rsidR="00523BAA" w:rsidRPr="00523BAA">
        <w:rPr>
          <w:rFonts w:hint="eastAsia"/>
        </w:rPr>
        <w:t>預計為金牌農村忠寮社區</w:t>
      </w:r>
    </w:p>
    <w:p w14:paraId="761E962C" w14:textId="6540E4D2" w:rsidR="0008186D" w:rsidRDefault="00D158E2" w:rsidP="00D158E2">
      <w:pPr>
        <w:pStyle w:val="5"/>
      </w:pPr>
      <w:r w:rsidRPr="00D158E2">
        <w:rPr>
          <w:rFonts w:hint="eastAsia"/>
        </w:rPr>
        <w:t>活動流程規劃</w:t>
      </w:r>
      <w:bookmarkStart w:id="101" w:name="_Hlk166242187"/>
      <w:r w:rsidR="006C3873">
        <w:rPr>
          <w:rFonts w:hint="eastAsia"/>
        </w:rPr>
        <w:t>：</w:t>
      </w:r>
      <w:r w:rsidR="00F05E95">
        <w:rPr>
          <w:rFonts w:hint="eastAsia"/>
        </w:rPr>
        <w:t>詳細流程表</w:t>
      </w:r>
      <w:r w:rsidR="00CD689A">
        <w:rPr>
          <w:rFonts w:hint="eastAsia"/>
        </w:rPr>
        <w:t>請參</w:t>
      </w:r>
      <w:bookmarkEnd w:id="101"/>
      <w:r w:rsidR="00F05E95">
        <w:rPr>
          <w:rFonts w:hint="eastAsia"/>
        </w:rPr>
        <w:t>「</w:t>
      </w:r>
      <w:r w:rsidR="00F05E95" w:rsidRPr="00F05E95">
        <w:rPr>
          <w:rFonts w:hint="eastAsia"/>
          <w:highlight w:val="yellow"/>
        </w:rPr>
        <w:t>附件</w:t>
      </w:r>
      <w:r w:rsidR="00052059">
        <w:rPr>
          <w:rFonts w:hint="eastAsia"/>
          <w:highlight w:val="yellow"/>
        </w:rPr>
        <w:t>八</w:t>
      </w:r>
      <w:r w:rsidR="00F05E95" w:rsidRPr="00F05E95">
        <w:rPr>
          <w:rFonts w:hint="eastAsia"/>
          <w:highlight w:val="yellow"/>
        </w:rPr>
        <w:t>、農村水保親子一日體驗營</w:t>
      </w:r>
      <w:r w:rsidR="00F05E95">
        <w:rPr>
          <w:rFonts w:hint="eastAsia"/>
        </w:rPr>
        <w:t>」</w:t>
      </w:r>
      <w:r w:rsidR="00603346">
        <w:rPr>
          <w:rFonts w:hint="eastAsia"/>
        </w:rPr>
        <w:t>。</w:t>
      </w:r>
    </w:p>
    <w:p w14:paraId="7EB422CA" w14:textId="77777777" w:rsidR="00CD689A" w:rsidRPr="00CD689A" w:rsidRDefault="00CD689A" w:rsidP="00CD689A">
      <w:pPr>
        <w:pStyle w:val="5"/>
      </w:pPr>
      <w:r>
        <w:rPr>
          <w:rFonts w:hint="eastAsia"/>
        </w:rPr>
        <w:t>工</w:t>
      </w:r>
      <w:r w:rsidRPr="00CD689A">
        <w:rPr>
          <w:rFonts w:hint="eastAsia"/>
        </w:rPr>
        <w:t>作人員</w:t>
      </w:r>
      <w:r w:rsidR="007B7DD8">
        <w:rPr>
          <w:rFonts w:hint="eastAsia"/>
        </w:rPr>
        <w:t>：</w:t>
      </w:r>
      <w:r w:rsidRPr="00CD689A">
        <w:t>1</w:t>
      </w:r>
      <w:r w:rsidRPr="00CD689A">
        <w:rPr>
          <w:rFonts w:hint="eastAsia"/>
        </w:rPr>
        <w:t xml:space="preserve"> </w:t>
      </w:r>
      <w:r w:rsidRPr="00CD689A">
        <w:rPr>
          <w:rFonts w:hint="eastAsia"/>
        </w:rPr>
        <w:t>場次共</w:t>
      </w:r>
      <w:r w:rsidRPr="00CD689A">
        <w:t>2</w:t>
      </w:r>
      <w:r w:rsidRPr="00CD689A">
        <w:rPr>
          <w:rFonts w:hint="eastAsia"/>
        </w:rPr>
        <w:t>位</w:t>
      </w:r>
      <w:r w:rsidRPr="00CD689A">
        <w:t>，</w:t>
      </w:r>
      <w:r w:rsidRPr="00CD689A">
        <w:rPr>
          <w:rFonts w:hint="eastAsia"/>
        </w:rPr>
        <w:t>可視情況及活動場次，在場次範圍內調整分配人數，或經溝通協調後出席。</w:t>
      </w:r>
    </w:p>
    <w:p w14:paraId="5FA79D30" w14:textId="0385C1C1" w:rsidR="007B7DD8" w:rsidRDefault="00CD689A" w:rsidP="007B7DD8">
      <w:pPr>
        <w:pStyle w:val="5"/>
      </w:pPr>
      <w:r w:rsidRPr="006545C6">
        <w:rPr>
          <w:rFonts w:hint="eastAsia"/>
        </w:rPr>
        <w:t>預期效益</w:t>
      </w:r>
      <w:r w:rsidR="007B7DD8">
        <w:rPr>
          <w:rFonts w:hint="eastAsia"/>
        </w:rPr>
        <w:t>：</w:t>
      </w:r>
      <w:r w:rsidR="00523BAA" w:rsidRPr="00523BAA">
        <w:rPr>
          <w:rFonts w:hint="eastAsia"/>
        </w:rPr>
        <w:t>透過「農村水保一日體驗營」的舉辦，預期將顯著提升參與者對水土保持知識的普及度，並透過實地體驗與互動學習，增進學童與家長對水土保持及環境保護的深刻理解，激發他們對此議題的長期關注與行動。同時，本計畫將強化轄區內酷學校與當地農村社區的連結，透過彼此的合作與互動，進一步鞏固學校與社區在水土保持及環境教育領域的合作基礎。透過活動的推動，將促使參與者更加了解農村社區的生態環境與發展需求，進而提高對農村保護及永續發展的關注與支持。活動也將提供親子共學的機會，幫助家庭成員共同探索並建立正確的環保與永續發展價值觀，進一步深化親子對環境教育的認知與實踐。最終，本計畫將在學校與社區間創造持久的水土保持教育氛圍，為未來的水土保持推廣奠定堅實的基礎，並激發更多類似的教育活動與環保行動。</w:t>
      </w:r>
    </w:p>
    <w:p w14:paraId="16F0001C" w14:textId="2E89E750" w:rsidR="006D149C" w:rsidRDefault="006D149C" w:rsidP="007B7DD8">
      <w:pPr>
        <w:pStyle w:val="5"/>
      </w:pPr>
      <w:r>
        <w:rPr>
          <w:rFonts w:hint="eastAsia"/>
        </w:rPr>
        <w:t>去</w:t>
      </w:r>
      <w:r w:rsidR="00523BAA">
        <w:rPr>
          <w:rFonts w:hint="eastAsia"/>
        </w:rPr>
        <w:t>(113)</w:t>
      </w:r>
      <w:r w:rsidRPr="006D149C">
        <w:rPr>
          <w:rFonts w:hint="eastAsia"/>
        </w:rPr>
        <w:t>年</w:t>
      </w:r>
      <w:r w:rsidR="00330EC4">
        <w:rPr>
          <w:rFonts w:hint="eastAsia"/>
        </w:rPr>
        <w:t>度活動</w:t>
      </w:r>
      <w:r w:rsidRPr="006D149C">
        <w:rPr>
          <w:rFonts w:hint="eastAsia"/>
        </w:rPr>
        <w:t>執行情形</w:t>
      </w:r>
      <w:r>
        <w:rPr>
          <w:rFonts w:hint="eastAsia"/>
        </w:rPr>
        <w:t>：</w:t>
      </w:r>
    </w:p>
    <w:tbl>
      <w:tblPr>
        <w:tblW w:w="0" w:type="auto"/>
        <w:tblCellMar>
          <w:left w:w="28" w:type="dxa"/>
          <w:right w:w="28" w:type="dxa"/>
        </w:tblCellMar>
        <w:tblLook w:val="0000" w:firstRow="0" w:lastRow="0" w:firstColumn="0" w:lastColumn="0" w:noHBand="0" w:noVBand="0"/>
      </w:tblPr>
      <w:tblGrid>
        <w:gridCol w:w="62"/>
        <w:gridCol w:w="8244"/>
      </w:tblGrid>
      <w:tr w:rsidR="008D545C" w14:paraId="4DC81E11" w14:textId="77777777">
        <w:tc>
          <w:tcPr>
            <w:tcW w:w="4153" w:type="dxa"/>
          </w:tcPr>
          <w:p w14:paraId="767FE296" w14:textId="7B7BA1AE" w:rsidR="008D545C" w:rsidRDefault="008D545C" w:rsidP="008D545C">
            <w:pPr>
              <w:pStyle w:val="5"/>
              <w:numPr>
                <w:ilvl w:val="0"/>
                <w:numId w:val="0"/>
              </w:numPr>
            </w:pPr>
            <w:bookmarkStart w:id="102" w:name="_Hlk165969376"/>
          </w:p>
        </w:tc>
        <w:tc>
          <w:tcPr>
            <w:tcW w:w="4153" w:type="dxa"/>
          </w:tcPr>
          <w:p w14:paraId="2324972B" w14:textId="53E2B2E1" w:rsidR="008D545C" w:rsidRDefault="00523BAA" w:rsidP="008D545C">
            <w:pPr>
              <w:pStyle w:val="5"/>
              <w:numPr>
                <w:ilvl w:val="0"/>
                <w:numId w:val="0"/>
              </w:numPr>
            </w:pPr>
            <w:r>
              <w:rPr>
                <w:noProof/>
              </w:rPr>
              <w:drawing>
                <wp:inline distT="0" distB="0" distL="0" distR="0" wp14:anchorId="3AF54AF0" wp14:editId="043FE486">
                  <wp:extent cx="5274310" cy="1649095"/>
                  <wp:effectExtent l="0" t="0" r="2540" b="8255"/>
                  <wp:docPr id="185477010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0100" name="圖片 1854770100"/>
                          <pic:cNvPicPr/>
                        </pic:nvPicPr>
                        <pic:blipFill>
                          <a:blip r:embed="rId52">
                            <a:extLst>
                              <a:ext uri="{28A0092B-C50C-407E-A947-70E740481C1C}">
                                <a14:useLocalDpi xmlns:a14="http://schemas.microsoft.com/office/drawing/2010/main" val="0"/>
                              </a:ext>
                            </a:extLst>
                          </a:blip>
                          <a:stretch>
                            <a:fillRect/>
                          </a:stretch>
                        </pic:blipFill>
                        <pic:spPr>
                          <a:xfrm>
                            <a:off x="0" y="0"/>
                            <a:ext cx="5274310" cy="1649095"/>
                          </a:xfrm>
                          <a:prstGeom prst="rect">
                            <a:avLst/>
                          </a:prstGeom>
                        </pic:spPr>
                      </pic:pic>
                    </a:graphicData>
                  </a:graphic>
                </wp:inline>
              </w:drawing>
            </w:r>
          </w:p>
        </w:tc>
      </w:tr>
    </w:tbl>
    <w:p w14:paraId="68DAE822" w14:textId="64D7B739" w:rsidR="008D545C" w:rsidRDefault="003B5722" w:rsidP="001B7332">
      <w:pPr>
        <w:pStyle w:val="aff7"/>
        <w:spacing w:beforeLines="0" w:before="0" w:line="240" w:lineRule="auto"/>
      </w:pPr>
      <w:bookmarkStart w:id="103" w:name="_Toc191996176"/>
      <w:bookmarkEnd w:id="102"/>
      <w:r w:rsidRPr="00557584">
        <w:rPr>
          <w:rFonts w:hint="eastAsia"/>
        </w:rPr>
        <w:t>圖</w:t>
      </w:r>
      <w:r w:rsidRPr="00557584">
        <w:rPr>
          <w:rFonts w:hint="eastAsia"/>
        </w:rPr>
        <w:t xml:space="preserve"> 2</w:t>
      </w:r>
      <w:r w:rsidRPr="003B5722">
        <w:noBreakHyphen/>
      </w:r>
      <w:r w:rsidRPr="003B5722">
        <w:fldChar w:fldCharType="begin"/>
      </w:r>
      <w:r w:rsidRPr="003B5722">
        <w:instrText xml:space="preserve"> </w:instrText>
      </w:r>
      <w:r w:rsidRPr="003B5722">
        <w:rPr>
          <w:rFonts w:hint="eastAsia"/>
        </w:rPr>
        <w:instrText xml:space="preserve">SEQ </w:instrText>
      </w:r>
      <w:r w:rsidRPr="003B5722">
        <w:rPr>
          <w:rFonts w:hint="eastAsia"/>
        </w:rPr>
        <w:instrText>圖</w:instrText>
      </w:r>
      <w:r w:rsidRPr="003B5722">
        <w:rPr>
          <w:rFonts w:hint="eastAsia"/>
        </w:rPr>
        <w:instrText xml:space="preserve"> \* ARABIC \s 1</w:instrText>
      </w:r>
      <w:r w:rsidRPr="003B5722">
        <w:instrText xml:space="preserve"> </w:instrText>
      </w:r>
      <w:r w:rsidRPr="003B5722">
        <w:fldChar w:fldCharType="separate"/>
      </w:r>
      <w:r w:rsidR="00E90F37">
        <w:rPr>
          <w:noProof/>
        </w:rPr>
        <w:t>19</w:t>
      </w:r>
      <w:r w:rsidRPr="003B5722">
        <w:fldChar w:fldCharType="end"/>
      </w:r>
      <w:r>
        <w:rPr>
          <w:rFonts w:hint="eastAsia"/>
        </w:rPr>
        <w:t>去</w:t>
      </w:r>
      <w:r w:rsidR="00523BAA">
        <w:rPr>
          <w:rFonts w:hint="eastAsia"/>
        </w:rPr>
        <w:t>(113)</w:t>
      </w:r>
      <w:r>
        <w:rPr>
          <w:rFonts w:hint="eastAsia"/>
        </w:rPr>
        <w:t>年</w:t>
      </w:r>
      <w:r w:rsidR="00DA6270">
        <w:rPr>
          <w:rFonts w:hint="eastAsia"/>
        </w:rPr>
        <w:t>度</w:t>
      </w:r>
      <w:r>
        <w:rPr>
          <w:rFonts w:hint="eastAsia"/>
        </w:rPr>
        <w:t>水保</w:t>
      </w:r>
      <w:r w:rsidR="00523BAA">
        <w:rPr>
          <w:rFonts w:hint="eastAsia"/>
        </w:rPr>
        <w:t>親子一日體驗營</w:t>
      </w:r>
      <w:r>
        <w:rPr>
          <w:rFonts w:hint="eastAsia"/>
        </w:rPr>
        <w:t>執行情形</w:t>
      </w:r>
      <w:bookmarkEnd w:id="103"/>
    </w:p>
    <w:p w14:paraId="3C461361" w14:textId="57AE5560" w:rsidR="00CC0B83" w:rsidRDefault="00CC0B83" w:rsidP="00CC0B83">
      <w:pPr>
        <w:pStyle w:val="3"/>
        <w:spacing w:before="190"/>
      </w:pPr>
      <w:bookmarkStart w:id="104" w:name="_Hlk166247057"/>
      <w:r w:rsidRPr="00CC0B83">
        <w:rPr>
          <w:rFonts w:hint="eastAsia"/>
        </w:rPr>
        <w:t>多媒體廣告行銷規劃</w:t>
      </w:r>
      <w:bookmarkEnd w:id="104"/>
    </w:p>
    <w:p w14:paraId="67623B04" w14:textId="5094C8D9" w:rsidR="00886453" w:rsidRDefault="00886453" w:rsidP="0080713B">
      <w:pPr>
        <w:pStyle w:val="4"/>
        <w:numPr>
          <w:ilvl w:val="0"/>
          <w:numId w:val="21"/>
        </w:numPr>
        <w:spacing w:before="190"/>
      </w:pPr>
      <w:r w:rsidRPr="00CC0B83">
        <w:t>執行目標</w:t>
      </w:r>
    </w:p>
    <w:p w14:paraId="6A6298F8" w14:textId="005762D1" w:rsidR="00980735" w:rsidRDefault="00523BAA" w:rsidP="001D5C3D">
      <w:pPr>
        <w:pStyle w:val="41"/>
      </w:pPr>
      <w:r w:rsidRPr="00523BAA">
        <w:rPr>
          <w:rFonts w:hint="eastAsia"/>
        </w:rPr>
        <w:t>本計畫將採取兩種以上的行銷規劃方式，並配合貴局製作相關行銷素材及文案內容，包含至少</w:t>
      </w:r>
      <w:r w:rsidRPr="00523BAA">
        <w:rPr>
          <w:rFonts w:hint="eastAsia"/>
        </w:rPr>
        <w:t>10</w:t>
      </w:r>
      <w:r w:rsidRPr="00523BAA">
        <w:rPr>
          <w:rFonts w:hint="eastAsia"/>
        </w:rPr>
        <w:t>篇文案，以推廣水土保持及相關教育活動。此外，將提供活動宣導品，以增加活動曝光度與參與度。計畫還將撰寫</w:t>
      </w:r>
      <w:r w:rsidRPr="00523BAA">
        <w:rPr>
          <w:rFonts w:hint="eastAsia"/>
        </w:rPr>
        <w:t>4</w:t>
      </w:r>
      <w:r w:rsidRPr="00523BAA">
        <w:rPr>
          <w:rFonts w:hint="eastAsia"/>
        </w:rPr>
        <w:t>篇新聞稿，以宣傳活動進展與成果，並提升社會關注度，進一步擴大水土保持教育的影響力。</w:t>
      </w:r>
    </w:p>
    <w:p w14:paraId="2654568E" w14:textId="77777777" w:rsidR="00886453" w:rsidRDefault="00886453" w:rsidP="00886453">
      <w:pPr>
        <w:pStyle w:val="4"/>
        <w:spacing w:before="190"/>
      </w:pPr>
      <w:r w:rsidRPr="00CC0B83">
        <w:t>工作辦法</w:t>
      </w:r>
    </w:p>
    <w:p w14:paraId="0C89553D" w14:textId="77777777" w:rsidR="009E60D4" w:rsidRDefault="00552750" w:rsidP="0080713B">
      <w:pPr>
        <w:pStyle w:val="5"/>
        <w:numPr>
          <w:ilvl w:val="0"/>
          <w:numId w:val="22"/>
        </w:numPr>
      </w:pPr>
      <w:r>
        <w:rPr>
          <w:rFonts w:hint="eastAsia"/>
        </w:rPr>
        <w:t>媒體行銷方案規劃：</w:t>
      </w:r>
    </w:p>
    <w:p w14:paraId="0B97BBDD" w14:textId="7DB90ECF" w:rsidR="00552750" w:rsidRDefault="00523BAA" w:rsidP="00523BAA">
      <w:pPr>
        <w:pStyle w:val="51"/>
      </w:pPr>
      <w:r w:rsidRPr="00523BAA">
        <w:rPr>
          <w:rFonts w:hint="eastAsia"/>
        </w:rPr>
        <w:t>本團隊將協助貴局規劃並執行社群媒體行銷活動，包括</w:t>
      </w:r>
      <w:r w:rsidRPr="00523BAA">
        <w:rPr>
          <w:rFonts w:hint="eastAsia"/>
        </w:rPr>
        <w:t>Facebook</w:t>
      </w:r>
      <w:r w:rsidRPr="00523BAA">
        <w:rPr>
          <w:rFonts w:hint="eastAsia"/>
        </w:rPr>
        <w:t>粉絲專頁的活動貼文撰寫、年度活動新聞稿供稿及活動通報名網站的露出等。藉由這些行銷手段，提升活動的媒體曝光度，進一步擴大水土保持知識與活動的觸及範圍，讓更多民眾能夠了解並參與其中。</w:t>
      </w:r>
    </w:p>
    <w:p w14:paraId="570EB153" w14:textId="25CC561F" w:rsidR="00886453" w:rsidRDefault="00886453" w:rsidP="00632EFF">
      <w:pPr>
        <w:pStyle w:val="6"/>
        <w:ind w:left="1814"/>
      </w:pPr>
      <w:bookmarkStart w:id="105" w:name="_Hlk166247100"/>
      <w:r>
        <w:rPr>
          <w:rFonts w:hint="eastAsia"/>
        </w:rPr>
        <w:t>配合單位製作行銷素材、文案內容至少</w:t>
      </w:r>
      <w:r>
        <w:t>1</w:t>
      </w:r>
      <w:r w:rsidR="00633DAF">
        <w:t>0</w:t>
      </w:r>
      <w:r>
        <w:rPr>
          <w:rFonts w:hint="eastAsia"/>
        </w:rPr>
        <w:t>篇</w:t>
      </w:r>
      <w:bookmarkEnd w:id="105"/>
      <w:r w:rsidR="0093643E">
        <w:rPr>
          <w:rFonts w:hint="eastAsia"/>
        </w:rPr>
        <w:t>並</w:t>
      </w:r>
      <w:r w:rsidR="00B2619F">
        <w:rPr>
          <w:rFonts w:ascii="標楷體" w:hAnsi="標楷體" w:cs="標楷體" w:hint="eastAsia"/>
          <w:szCs w:val="28"/>
        </w:rPr>
        <w:t>提</w:t>
      </w:r>
      <w:r w:rsidR="00B2619F">
        <w:rPr>
          <w:rFonts w:ascii="標楷體" w:hAnsi="標楷體" w:cs="標楷體" w:hint="eastAsia"/>
          <w:szCs w:val="28"/>
        </w:rPr>
        <w:lastRenderedPageBreak/>
        <w:t>供相關活動宣導品</w:t>
      </w:r>
    </w:p>
    <w:p w14:paraId="69B5A527" w14:textId="04994C33" w:rsidR="00E648B2" w:rsidRDefault="00DD5242" w:rsidP="00523BAA">
      <w:pPr>
        <w:pStyle w:val="61"/>
      </w:pPr>
      <w:r>
        <w:rPr>
          <w:rFonts w:hint="eastAsia"/>
        </w:rPr>
        <w:t>社群行銷貼文</w:t>
      </w:r>
      <w:r w:rsidR="00E5258C">
        <w:rPr>
          <w:rFonts w:hint="eastAsia"/>
        </w:rPr>
        <w:t>預計</w:t>
      </w:r>
      <w:r>
        <w:rPr>
          <w:rFonts w:hint="eastAsia"/>
        </w:rPr>
        <w:t>排程請參下表，</w:t>
      </w:r>
      <w:bookmarkStart w:id="106" w:name="_Hlk166333043"/>
      <w:r>
        <w:rPr>
          <w:rFonts w:hint="eastAsia"/>
        </w:rPr>
        <w:t>詳細規劃說明請參「</w:t>
      </w:r>
      <w:r w:rsidRPr="00413F4C">
        <w:rPr>
          <w:rFonts w:hint="eastAsia"/>
          <w:highlight w:val="yellow"/>
        </w:rPr>
        <w:t>附件</w:t>
      </w:r>
      <w:r w:rsidR="00052059">
        <w:rPr>
          <w:rFonts w:hint="eastAsia"/>
          <w:highlight w:val="yellow"/>
        </w:rPr>
        <w:t>九</w:t>
      </w:r>
      <w:r w:rsidRPr="00413F4C">
        <w:rPr>
          <w:rFonts w:hint="eastAsia"/>
          <w:highlight w:val="yellow"/>
        </w:rPr>
        <w:t>、</w:t>
      </w:r>
      <w:r>
        <w:rPr>
          <w:rFonts w:hint="eastAsia"/>
          <w:highlight w:val="yellow"/>
        </w:rPr>
        <w:t>多媒體廣告行銷規劃</w:t>
      </w:r>
      <w:r>
        <w:rPr>
          <w:rFonts w:hint="eastAsia"/>
        </w:rPr>
        <w:t>」</w:t>
      </w:r>
      <w:bookmarkEnd w:id="106"/>
      <w:r w:rsidR="00B2619F">
        <w:rPr>
          <w:rFonts w:hint="eastAsia"/>
        </w:rPr>
        <w:t>，相關活動宣導品規劃設計請參「</w:t>
      </w:r>
      <w:r w:rsidR="0093643E" w:rsidRPr="0093643E">
        <w:rPr>
          <w:rFonts w:hint="eastAsia"/>
          <w:highlight w:val="yellow"/>
        </w:rPr>
        <w:t>三、配合農村水保署主題性活動設攤</w:t>
      </w:r>
      <w:r w:rsidR="0093643E" w:rsidRPr="0093643E">
        <w:rPr>
          <w:rFonts w:hint="eastAsia"/>
          <w:highlight w:val="yellow"/>
        </w:rPr>
        <w:t>4</w:t>
      </w:r>
      <w:r w:rsidR="0093643E" w:rsidRPr="0093643E">
        <w:rPr>
          <w:rFonts w:hint="eastAsia"/>
          <w:highlight w:val="yellow"/>
        </w:rPr>
        <w:t>場</w:t>
      </w:r>
      <w:r w:rsidR="0093643E" w:rsidRPr="0093643E">
        <w:rPr>
          <w:rFonts w:hint="eastAsia"/>
          <w:highlight w:val="yellow"/>
        </w:rPr>
        <w:t xml:space="preserve"> </w:t>
      </w:r>
      <w:r w:rsidR="00052059">
        <w:rPr>
          <w:rFonts w:hint="eastAsia"/>
          <w:highlight w:val="yellow"/>
        </w:rPr>
        <w:t>5</w:t>
      </w:r>
      <w:r w:rsidR="0093643E" w:rsidRPr="0093643E">
        <w:rPr>
          <w:highlight w:val="yellow"/>
        </w:rPr>
        <w:t>.</w:t>
      </w:r>
      <w:r w:rsidR="0093643E" w:rsidRPr="0093643E">
        <w:rPr>
          <w:rFonts w:hint="eastAsia"/>
          <w:highlight w:val="yellow"/>
        </w:rPr>
        <w:t>宣導品製作</w:t>
      </w:r>
      <w:r w:rsidR="0093643E">
        <w:rPr>
          <w:rFonts w:hint="eastAsia"/>
        </w:rPr>
        <w:t>」</w:t>
      </w:r>
      <w:r w:rsidR="00633DAF" w:rsidRPr="007E17B2">
        <w:rPr>
          <w:rFonts w:hint="eastAsia"/>
        </w:rPr>
        <w:t>。</w:t>
      </w:r>
    </w:p>
    <w:p w14:paraId="4C77F35F" w14:textId="0B3922FB" w:rsidR="00E5258C" w:rsidRDefault="00E5258C" w:rsidP="00E5258C">
      <w:pPr>
        <w:pStyle w:val="aff7"/>
      </w:pPr>
      <w:bookmarkStart w:id="107" w:name="_Toc191987988"/>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sidR="00E90F37">
        <w:rPr>
          <w:noProof/>
        </w:rPr>
        <w:t>6</w:t>
      </w:r>
      <w:r>
        <w:fldChar w:fldCharType="end"/>
      </w:r>
      <w:r>
        <w:rPr>
          <w:rFonts w:hint="eastAsia"/>
        </w:rPr>
        <w:t xml:space="preserve"> </w:t>
      </w:r>
      <w:r>
        <w:rPr>
          <w:rFonts w:hint="eastAsia"/>
        </w:rPr>
        <w:t>社群行銷貼文預計排程表</w:t>
      </w:r>
      <w:bookmarkEnd w:id="107"/>
    </w:p>
    <w:tbl>
      <w:tblPr>
        <w:tblW w:w="879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059"/>
        <w:gridCol w:w="2185"/>
        <w:gridCol w:w="810"/>
        <w:gridCol w:w="1684"/>
        <w:gridCol w:w="2242"/>
      </w:tblGrid>
      <w:tr w:rsidR="00DD5242" w14:paraId="7A478A4E" w14:textId="77777777" w:rsidTr="0093643E">
        <w:trPr>
          <w:trHeight w:val="113"/>
          <w:tblHeader/>
        </w:trPr>
        <w:tc>
          <w:tcPr>
            <w:tcW w:w="810" w:type="dxa"/>
            <w:shd w:val="clear" w:color="auto" w:fill="A8D08D"/>
            <w:vAlign w:val="center"/>
          </w:tcPr>
          <w:p w14:paraId="5D45EFD8" w14:textId="77777777" w:rsidR="00DD5242" w:rsidRPr="005869F3" w:rsidRDefault="00DD5242" w:rsidP="0093643E">
            <w:pPr>
              <w:pStyle w:val="affc"/>
              <w:spacing w:line="440" w:lineRule="exact"/>
            </w:pPr>
            <w:bookmarkStart w:id="108" w:name="_Hlk165972236"/>
            <w:r w:rsidRPr="007E17B2">
              <w:rPr>
                <w:rFonts w:hint="eastAsia"/>
              </w:rPr>
              <w:t>項次</w:t>
            </w:r>
          </w:p>
        </w:tc>
        <w:tc>
          <w:tcPr>
            <w:tcW w:w="1059" w:type="dxa"/>
            <w:shd w:val="clear" w:color="auto" w:fill="A8D08D"/>
            <w:vAlign w:val="center"/>
          </w:tcPr>
          <w:p w14:paraId="5F0F2801" w14:textId="77777777" w:rsidR="00DD5242" w:rsidRPr="005869F3" w:rsidRDefault="00DD5242" w:rsidP="0093643E">
            <w:pPr>
              <w:pStyle w:val="affc"/>
              <w:spacing w:line="440" w:lineRule="exact"/>
            </w:pPr>
            <w:r w:rsidRPr="007E17B2">
              <w:rPr>
                <w:rFonts w:hint="eastAsia"/>
              </w:rPr>
              <w:t>日期</w:t>
            </w:r>
          </w:p>
        </w:tc>
        <w:tc>
          <w:tcPr>
            <w:tcW w:w="2185" w:type="dxa"/>
            <w:shd w:val="clear" w:color="auto" w:fill="A8D08D"/>
            <w:vAlign w:val="center"/>
          </w:tcPr>
          <w:p w14:paraId="637E95D6" w14:textId="77777777" w:rsidR="00DD5242" w:rsidRPr="005869F3" w:rsidRDefault="00DD5242" w:rsidP="0093643E">
            <w:pPr>
              <w:pStyle w:val="affc"/>
              <w:spacing w:line="440" w:lineRule="exact"/>
            </w:pPr>
            <w:r w:rsidRPr="007E17B2">
              <w:rPr>
                <w:rFonts w:hint="eastAsia"/>
              </w:rPr>
              <w:t>主題</w:t>
            </w:r>
          </w:p>
        </w:tc>
        <w:tc>
          <w:tcPr>
            <w:tcW w:w="810" w:type="dxa"/>
            <w:shd w:val="clear" w:color="auto" w:fill="A8D08D"/>
            <w:vAlign w:val="center"/>
          </w:tcPr>
          <w:p w14:paraId="0A472D07" w14:textId="77777777" w:rsidR="00DD5242" w:rsidRPr="005869F3" w:rsidRDefault="00DD5242" w:rsidP="0093643E">
            <w:pPr>
              <w:pStyle w:val="affc"/>
              <w:spacing w:line="440" w:lineRule="exact"/>
            </w:pPr>
            <w:r w:rsidRPr="007E17B2">
              <w:rPr>
                <w:rFonts w:hint="eastAsia"/>
              </w:rPr>
              <w:t>項次</w:t>
            </w:r>
          </w:p>
        </w:tc>
        <w:tc>
          <w:tcPr>
            <w:tcW w:w="1684" w:type="dxa"/>
            <w:shd w:val="clear" w:color="auto" w:fill="A8D08D"/>
            <w:vAlign w:val="center"/>
          </w:tcPr>
          <w:p w14:paraId="679729CD" w14:textId="77777777" w:rsidR="00DD5242" w:rsidRPr="005869F3" w:rsidRDefault="00DD5242" w:rsidP="0093643E">
            <w:pPr>
              <w:pStyle w:val="affc"/>
              <w:spacing w:line="440" w:lineRule="exact"/>
            </w:pPr>
            <w:r w:rsidRPr="007E17B2">
              <w:rPr>
                <w:rFonts w:hint="eastAsia"/>
              </w:rPr>
              <w:t>日期</w:t>
            </w:r>
          </w:p>
        </w:tc>
        <w:tc>
          <w:tcPr>
            <w:tcW w:w="2242" w:type="dxa"/>
            <w:shd w:val="clear" w:color="auto" w:fill="A8D08D"/>
            <w:vAlign w:val="center"/>
          </w:tcPr>
          <w:p w14:paraId="2D2B8985" w14:textId="77777777" w:rsidR="00DD5242" w:rsidRPr="005869F3" w:rsidRDefault="00DD5242" w:rsidP="0093643E">
            <w:pPr>
              <w:pStyle w:val="affc"/>
              <w:spacing w:line="440" w:lineRule="exact"/>
            </w:pPr>
            <w:r w:rsidRPr="007E17B2">
              <w:rPr>
                <w:rFonts w:hint="eastAsia"/>
              </w:rPr>
              <w:t>主題</w:t>
            </w:r>
          </w:p>
        </w:tc>
      </w:tr>
      <w:tr w:rsidR="00DD5242" w14:paraId="01450E23" w14:textId="77777777" w:rsidTr="00F4520B">
        <w:trPr>
          <w:trHeight w:val="603"/>
        </w:trPr>
        <w:tc>
          <w:tcPr>
            <w:tcW w:w="810" w:type="dxa"/>
            <w:vAlign w:val="center"/>
          </w:tcPr>
          <w:p w14:paraId="2591CE1F" w14:textId="77777777" w:rsidR="00DD5242" w:rsidRPr="005869F3" w:rsidRDefault="00DD5242" w:rsidP="0093643E">
            <w:pPr>
              <w:pStyle w:val="affe"/>
              <w:spacing w:line="440" w:lineRule="exact"/>
            </w:pPr>
            <w:r w:rsidRPr="007E17B2">
              <w:rPr>
                <w:rFonts w:hint="eastAsia"/>
              </w:rPr>
              <w:t>1</w:t>
            </w:r>
          </w:p>
        </w:tc>
        <w:tc>
          <w:tcPr>
            <w:tcW w:w="1059" w:type="dxa"/>
            <w:vMerge w:val="restart"/>
            <w:vAlign w:val="center"/>
          </w:tcPr>
          <w:p w14:paraId="659D316F" w14:textId="77777777" w:rsidR="00DD5242" w:rsidRPr="005869F3" w:rsidRDefault="00DD5242" w:rsidP="0093643E">
            <w:pPr>
              <w:pStyle w:val="affe"/>
              <w:spacing w:line="440" w:lineRule="exact"/>
            </w:pPr>
            <w:r w:rsidRPr="007E17B2">
              <w:rPr>
                <w:rFonts w:hint="eastAsia"/>
              </w:rPr>
              <w:t>5</w:t>
            </w:r>
            <w:r w:rsidRPr="005869F3">
              <w:t>-6</w:t>
            </w:r>
            <w:r w:rsidRPr="005869F3">
              <w:rPr>
                <w:rFonts w:hint="eastAsia"/>
              </w:rPr>
              <w:t>月</w:t>
            </w:r>
          </w:p>
        </w:tc>
        <w:tc>
          <w:tcPr>
            <w:tcW w:w="2185" w:type="dxa"/>
            <w:vAlign w:val="center"/>
          </w:tcPr>
          <w:p w14:paraId="5A7E55AD" w14:textId="77777777" w:rsidR="00DD5242" w:rsidRPr="005869F3" w:rsidRDefault="00DD5242" w:rsidP="0093643E">
            <w:pPr>
              <w:pStyle w:val="affe"/>
              <w:spacing w:line="440" w:lineRule="exact"/>
            </w:pPr>
            <w:r w:rsidRPr="007E17B2">
              <w:rPr>
                <w:rFonts w:hint="eastAsia"/>
              </w:rPr>
              <w:t>知識貼文</w:t>
            </w:r>
            <w:r w:rsidRPr="007E17B2">
              <w:rPr>
                <w:rFonts w:hint="eastAsia"/>
              </w:rPr>
              <w:t>1</w:t>
            </w:r>
          </w:p>
          <w:p w14:paraId="3BA9AC55" w14:textId="77777777" w:rsidR="00DD5242" w:rsidRPr="005869F3" w:rsidRDefault="00DD5242" w:rsidP="0093643E">
            <w:pPr>
              <w:pStyle w:val="affe"/>
              <w:spacing w:line="440" w:lineRule="exact"/>
            </w:pPr>
            <w:r w:rsidRPr="007E17B2">
              <w:rPr>
                <w:rFonts w:hint="eastAsia"/>
              </w:rPr>
              <w:t>介紹酷學校</w:t>
            </w:r>
          </w:p>
        </w:tc>
        <w:tc>
          <w:tcPr>
            <w:tcW w:w="810" w:type="dxa"/>
            <w:vAlign w:val="center"/>
          </w:tcPr>
          <w:p w14:paraId="77451497" w14:textId="77777777" w:rsidR="00DD5242" w:rsidRPr="005869F3" w:rsidRDefault="00DD5242" w:rsidP="0093643E">
            <w:pPr>
              <w:pStyle w:val="affe"/>
              <w:spacing w:line="440" w:lineRule="exact"/>
            </w:pPr>
            <w:r>
              <w:rPr>
                <w:rFonts w:hint="eastAsia"/>
              </w:rPr>
              <w:t>6</w:t>
            </w:r>
          </w:p>
        </w:tc>
        <w:tc>
          <w:tcPr>
            <w:tcW w:w="1684" w:type="dxa"/>
            <w:vMerge w:val="restart"/>
            <w:vAlign w:val="center"/>
          </w:tcPr>
          <w:p w14:paraId="3033CB49" w14:textId="77777777" w:rsidR="00DD5242" w:rsidRPr="005869F3" w:rsidRDefault="00DD5242" w:rsidP="0093643E">
            <w:pPr>
              <w:pStyle w:val="affe"/>
              <w:spacing w:line="440" w:lineRule="exact"/>
            </w:pPr>
            <w:r w:rsidRPr="0091247D">
              <w:rPr>
                <w:rFonts w:hint="eastAsia"/>
              </w:rPr>
              <w:t>9</w:t>
            </w:r>
            <w:r w:rsidRPr="005869F3">
              <w:t>-11</w:t>
            </w:r>
            <w:r w:rsidRPr="005869F3">
              <w:rPr>
                <w:rFonts w:hint="eastAsia"/>
              </w:rPr>
              <w:t>月</w:t>
            </w:r>
          </w:p>
        </w:tc>
        <w:tc>
          <w:tcPr>
            <w:tcW w:w="2242" w:type="dxa"/>
            <w:vAlign w:val="center"/>
          </w:tcPr>
          <w:p w14:paraId="67C84501" w14:textId="77777777" w:rsidR="00523BAA" w:rsidRPr="00523BAA" w:rsidRDefault="00523BAA" w:rsidP="00523BAA">
            <w:pPr>
              <w:pStyle w:val="affe"/>
            </w:pPr>
            <w:r w:rsidRPr="00523BAA">
              <w:rPr>
                <w:rFonts w:hint="eastAsia"/>
              </w:rPr>
              <w:t>8</w:t>
            </w:r>
            <w:r w:rsidRPr="00523BAA">
              <w:rPr>
                <w:rFonts w:hint="eastAsia"/>
              </w:rPr>
              <w:t>月擺攤宣導</w:t>
            </w:r>
          </w:p>
          <w:p w14:paraId="4E0A6EAF" w14:textId="090C38EB" w:rsidR="00DD5242" w:rsidRPr="005869F3" w:rsidRDefault="00523BAA" w:rsidP="00523BAA">
            <w:pPr>
              <w:pStyle w:val="affe"/>
              <w:spacing w:line="440" w:lineRule="exact"/>
            </w:pPr>
            <w:r w:rsidRPr="00523BAA">
              <w:rPr>
                <w:rFonts w:hint="eastAsia"/>
              </w:rPr>
              <w:t>活動預告貼文</w:t>
            </w:r>
          </w:p>
        </w:tc>
      </w:tr>
      <w:tr w:rsidR="00DD5242" w14:paraId="5A3BAA0A" w14:textId="77777777" w:rsidTr="00F4520B">
        <w:trPr>
          <w:trHeight w:val="603"/>
        </w:trPr>
        <w:tc>
          <w:tcPr>
            <w:tcW w:w="810" w:type="dxa"/>
            <w:vAlign w:val="center"/>
          </w:tcPr>
          <w:p w14:paraId="513C1108" w14:textId="77777777" w:rsidR="00DD5242" w:rsidRPr="005869F3" w:rsidRDefault="00DD5242" w:rsidP="0093643E">
            <w:pPr>
              <w:pStyle w:val="affe"/>
              <w:spacing w:line="440" w:lineRule="exact"/>
            </w:pPr>
            <w:r w:rsidRPr="007E17B2">
              <w:rPr>
                <w:rFonts w:hint="eastAsia"/>
              </w:rPr>
              <w:t>2</w:t>
            </w:r>
          </w:p>
        </w:tc>
        <w:tc>
          <w:tcPr>
            <w:tcW w:w="1059" w:type="dxa"/>
            <w:vMerge/>
            <w:vAlign w:val="center"/>
          </w:tcPr>
          <w:p w14:paraId="08664238" w14:textId="77777777" w:rsidR="00DD5242" w:rsidRPr="007E17B2" w:rsidRDefault="00DD5242" w:rsidP="0093643E">
            <w:pPr>
              <w:pStyle w:val="affe"/>
              <w:spacing w:line="440" w:lineRule="exact"/>
            </w:pPr>
          </w:p>
        </w:tc>
        <w:tc>
          <w:tcPr>
            <w:tcW w:w="2185" w:type="dxa"/>
            <w:vAlign w:val="center"/>
          </w:tcPr>
          <w:p w14:paraId="560702E8" w14:textId="77777777" w:rsidR="00DD5242" w:rsidRPr="005869F3" w:rsidRDefault="00DD5242" w:rsidP="0093643E">
            <w:pPr>
              <w:pStyle w:val="affe"/>
              <w:spacing w:line="440" w:lineRule="exact"/>
            </w:pPr>
            <w:r>
              <w:rPr>
                <w:rFonts w:hint="eastAsia"/>
              </w:rPr>
              <w:t>水保酷學校徵選結果貼文</w:t>
            </w:r>
          </w:p>
        </w:tc>
        <w:tc>
          <w:tcPr>
            <w:tcW w:w="810" w:type="dxa"/>
            <w:vAlign w:val="center"/>
          </w:tcPr>
          <w:p w14:paraId="660770B2" w14:textId="77777777" w:rsidR="00DD5242" w:rsidRPr="005869F3" w:rsidRDefault="00DD5242" w:rsidP="0093643E">
            <w:pPr>
              <w:pStyle w:val="affe"/>
              <w:spacing w:line="440" w:lineRule="exact"/>
            </w:pPr>
            <w:r>
              <w:rPr>
                <w:rFonts w:hint="eastAsia"/>
              </w:rPr>
              <w:t>7</w:t>
            </w:r>
          </w:p>
        </w:tc>
        <w:tc>
          <w:tcPr>
            <w:tcW w:w="1684" w:type="dxa"/>
            <w:vMerge/>
            <w:vAlign w:val="center"/>
          </w:tcPr>
          <w:p w14:paraId="467B4484" w14:textId="77777777" w:rsidR="00DD5242" w:rsidRPr="007E17B2" w:rsidRDefault="00DD5242" w:rsidP="0093643E">
            <w:pPr>
              <w:pStyle w:val="affe"/>
              <w:spacing w:line="440" w:lineRule="exact"/>
            </w:pPr>
          </w:p>
        </w:tc>
        <w:tc>
          <w:tcPr>
            <w:tcW w:w="2242" w:type="dxa"/>
            <w:vAlign w:val="center"/>
          </w:tcPr>
          <w:p w14:paraId="607DEEB6" w14:textId="58D7738A" w:rsidR="00DD5242" w:rsidRPr="005869F3" w:rsidRDefault="00523BAA" w:rsidP="0093643E">
            <w:pPr>
              <w:pStyle w:val="affe"/>
              <w:spacing w:line="440" w:lineRule="exact"/>
            </w:pPr>
            <w:r w:rsidRPr="00523BAA">
              <w:rPr>
                <w:rFonts w:hint="eastAsia"/>
              </w:rPr>
              <w:t>互動遊戲上線</w:t>
            </w:r>
            <w:r w:rsidRPr="00523BAA">
              <w:rPr>
                <w:rFonts w:hint="eastAsia"/>
              </w:rPr>
              <w:t>&amp;</w:t>
            </w:r>
            <w:r w:rsidRPr="00523BAA">
              <w:rPr>
                <w:rFonts w:hint="eastAsia"/>
              </w:rPr>
              <w:t>推廣活動貼文</w:t>
            </w:r>
            <w:r w:rsidRPr="00523BAA">
              <w:rPr>
                <w:rFonts w:hint="eastAsia"/>
              </w:rPr>
              <w:t>1</w:t>
            </w:r>
          </w:p>
        </w:tc>
      </w:tr>
      <w:tr w:rsidR="00DD5242" w14:paraId="4CDD5D1F" w14:textId="77777777" w:rsidTr="00F4520B">
        <w:trPr>
          <w:trHeight w:val="603"/>
        </w:trPr>
        <w:tc>
          <w:tcPr>
            <w:tcW w:w="810" w:type="dxa"/>
            <w:vAlign w:val="center"/>
          </w:tcPr>
          <w:p w14:paraId="3DF71E05" w14:textId="77777777" w:rsidR="00DD5242" w:rsidRPr="005869F3" w:rsidRDefault="00DD5242" w:rsidP="0093643E">
            <w:pPr>
              <w:pStyle w:val="affe"/>
              <w:spacing w:line="440" w:lineRule="exact"/>
            </w:pPr>
            <w:r w:rsidRPr="007E17B2">
              <w:rPr>
                <w:rFonts w:hint="eastAsia"/>
              </w:rPr>
              <w:t>3</w:t>
            </w:r>
          </w:p>
        </w:tc>
        <w:tc>
          <w:tcPr>
            <w:tcW w:w="1059" w:type="dxa"/>
            <w:vMerge w:val="restart"/>
            <w:vAlign w:val="center"/>
          </w:tcPr>
          <w:p w14:paraId="4C477E3B" w14:textId="77777777" w:rsidR="00DD5242" w:rsidRPr="005869F3" w:rsidRDefault="00DD5242" w:rsidP="0093643E">
            <w:pPr>
              <w:pStyle w:val="affe"/>
              <w:spacing w:line="440" w:lineRule="exact"/>
            </w:pPr>
            <w:r w:rsidRPr="007E17B2">
              <w:rPr>
                <w:rFonts w:hint="eastAsia"/>
              </w:rPr>
              <w:t>7</w:t>
            </w:r>
            <w:r w:rsidRPr="005869F3">
              <w:rPr>
                <w:rFonts w:hint="eastAsia"/>
              </w:rPr>
              <w:t>-</w:t>
            </w:r>
            <w:r w:rsidRPr="005869F3">
              <w:t>8</w:t>
            </w:r>
            <w:r w:rsidRPr="005869F3">
              <w:rPr>
                <w:rFonts w:hint="eastAsia"/>
              </w:rPr>
              <w:t>月</w:t>
            </w:r>
          </w:p>
        </w:tc>
        <w:tc>
          <w:tcPr>
            <w:tcW w:w="2185" w:type="dxa"/>
            <w:vAlign w:val="center"/>
          </w:tcPr>
          <w:p w14:paraId="6DC28428" w14:textId="77777777" w:rsidR="00DD5242" w:rsidRDefault="00DD5242" w:rsidP="0093643E">
            <w:pPr>
              <w:pStyle w:val="affe"/>
              <w:spacing w:line="440" w:lineRule="exact"/>
            </w:pPr>
            <w:r>
              <w:rPr>
                <w:rFonts w:hint="eastAsia"/>
              </w:rPr>
              <w:t>7</w:t>
            </w:r>
            <w:r>
              <w:rPr>
                <w:rFonts w:hint="eastAsia"/>
              </w:rPr>
              <w:t>月擺攤宣導</w:t>
            </w:r>
          </w:p>
          <w:p w14:paraId="5A54F3DB" w14:textId="77777777" w:rsidR="00DD5242" w:rsidRPr="005869F3" w:rsidRDefault="00DD5242" w:rsidP="0093643E">
            <w:pPr>
              <w:pStyle w:val="affe"/>
              <w:spacing w:line="440" w:lineRule="exact"/>
            </w:pPr>
            <w:r>
              <w:rPr>
                <w:rFonts w:hint="eastAsia"/>
              </w:rPr>
              <w:t>活動預告</w:t>
            </w:r>
            <w:r w:rsidRPr="005869F3">
              <w:t>貼文</w:t>
            </w:r>
          </w:p>
        </w:tc>
        <w:tc>
          <w:tcPr>
            <w:tcW w:w="810" w:type="dxa"/>
            <w:vAlign w:val="center"/>
          </w:tcPr>
          <w:p w14:paraId="081C062F" w14:textId="77777777" w:rsidR="00DD5242" w:rsidRPr="005869F3" w:rsidRDefault="00DD5242" w:rsidP="0093643E">
            <w:pPr>
              <w:pStyle w:val="affe"/>
              <w:spacing w:line="440" w:lineRule="exact"/>
            </w:pPr>
            <w:r>
              <w:rPr>
                <w:rFonts w:hint="eastAsia"/>
              </w:rPr>
              <w:t>8</w:t>
            </w:r>
          </w:p>
        </w:tc>
        <w:tc>
          <w:tcPr>
            <w:tcW w:w="1684" w:type="dxa"/>
            <w:vMerge/>
            <w:vAlign w:val="center"/>
          </w:tcPr>
          <w:p w14:paraId="3625E296" w14:textId="77777777" w:rsidR="00DD5242" w:rsidRPr="000B036A" w:rsidRDefault="00DD5242" w:rsidP="0093643E">
            <w:pPr>
              <w:pStyle w:val="affe"/>
              <w:spacing w:line="440" w:lineRule="exact"/>
            </w:pPr>
          </w:p>
        </w:tc>
        <w:tc>
          <w:tcPr>
            <w:tcW w:w="2242" w:type="dxa"/>
            <w:vAlign w:val="center"/>
          </w:tcPr>
          <w:p w14:paraId="66726018" w14:textId="5DCD170C" w:rsidR="00DD5242" w:rsidRPr="005869F3" w:rsidRDefault="00523BAA" w:rsidP="0093643E">
            <w:pPr>
              <w:pStyle w:val="affe"/>
              <w:spacing w:line="440" w:lineRule="exact"/>
            </w:pPr>
            <w:r w:rsidRPr="00523BAA">
              <w:rPr>
                <w:rFonts w:hint="eastAsia"/>
              </w:rPr>
              <w:t>互動遊戲上線</w:t>
            </w:r>
            <w:r w:rsidRPr="00523BAA">
              <w:rPr>
                <w:rFonts w:hint="eastAsia"/>
              </w:rPr>
              <w:t>&amp;</w:t>
            </w:r>
            <w:r w:rsidRPr="00523BAA">
              <w:rPr>
                <w:rFonts w:hint="eastAsia"/>
              </w:rPr>
              <w:t>推廣活動貼文</w:t>
            </w:r>
            <w:r w:rsidRPr="00523BAA">
              <w:rPr>
                <w:rFonts w:hint="eastAsia"/>
              </w:rPr>
              <w:t>2</w:t>
            </w:r>
          </w:p>
        </w:tc>
      </w:tr>
      <w:tr w:rsidR="00DD5242" w:rsidRPr="007B7DD8" w14:paraId="72C5E9D9" w14:textId="77777777" w:rsidTr="00F4520B">
        <w:trPr>
          <w:trHeight w:val="603"/>
        </w:trPr>
        <w:tc>
          <w:tcPr>
            <w:tcW w:w="810" w:type="dxa"/>
            <w:vAlign w:val="center"/>
          </w:tcPr>
          <w:p w14:paraId="634A5762" w14:textId="77777777" w:rsidR="00DD5242" w:rsidRPr="005869F3" w:rsidRDefault="00DD5242" w:rsidP="0093643E">
            <w:pPr>
              <w:pStyle w:val="affe"/>
              <w:spacing w:line="440" w:lineRule="exact"/>
            </w:pPr>
            <w:r w:rsidRPr="007E17B2">
              <w:rPr>
                <w:rFonts w:hint="eastAsia"/>
              </w:rPr>
              <w:t>4</w:t>
            </w:r>
          </w:p>
        </w:tc>
        <w:tc>
          <w:tcPr>
            <w:tcW w:w="1059" w:type="dxa"/>
            <w:vMerge/>
            <w:vAlign w:val="center"/>
          </w:tcPr>
          <w:p w14:paraId="360744BC" w14:textId="77777777" w:rsidR="00DD5242" w:rsidRPr="007E17B2" w:rsidRDefault="00DD5242" w:rsidP="0093643E">
            <w:pPr>
              <w:pStyle w:val="affe"/>
              <w:spacing w:line="440" w:lineRule="exact"/>
            </w:pPr>
          </w:p>
        </w:tc>
        <w:tc>
          <w:tcPr>
            <w:tcW w:w="2185" w:type="dxa"/>
            <w:vAlign w:val="center"/>
          </w:tcPr>
          <w:p w14:paraId="4FE4BCFC" w14:textId="77777777" w:rsidR="00DD5242" w:rsidRPr="005869F3" w:rsidRDefault="00DD5242" w:rsidP="0093643E">
            <w:pPr>
              <w:pStyle w:val="affe"/>
              <w:spacing w:line="440" w:lineRule="exact"/>
            </w:pPr>
            <w:r>
              <w:rPr>
                <w:rFonts w:hint="eastAsia"/>
              </w:rPr>
              <w:t>水保</w:t>
            </w:r>
            <w:r w:rsidRPr="005869F3">
              <w:rPr>
                <w:rFonts w:hint="eastAsia"/>
              </w:rPr>
              <w:t>冒險島新場館登場貼文</w:t>
            </w:r>
          </w:p>
        </w:tc>
        <w:tc>
          <w:tcPr>
            <w:tcW w:w="810" w:type="dxa"/>
            <w:vAlign w:val="center"/>
          </w:tcPr>
          <w:p w14:paraId="1532DD7A" w14:textId="77777777" w:rsidR="00DD5242" w:rsidRPr="005869F3" w:rsidRDefault="00DD5242" w:rsidP="0093643E">
            <w:pPr>
              <w:pStyle w:val="affe"/>
              <w:spacing w:line="440" w:lineRule="exact"/>
            </w:pPr>
            <w:r>
              <w:rPr>
                <w:rFonts w:hint="eastAsia"/>
              </w:rPr>
              <w:t>9</w:t>
            </w:r>
          </w:p>
        </w:tc>
        <w:tc>
          <w:tcPr>
            <w:tcW w:w="1684" w:type="dxa"/>
            <w:vMerge/>
            <w:vAlign w:val="center"/>
          </w:tcPr>
          <w:p w14:paraId="5B674133" w14:textId="77777777" w:rsidR="00DD5242" w:rsidRPr="000B036A" w:rsidRDefault="00DD5242" w:rsidP="0093643E">
            <w:pPr>
              <w:pStyle w:val="affe"/>
              <w:spacing w:line="440" w:lineRule="exact"/>
            </w:pPr>
          </w:p>
        </w:tc>
        <w:tc>
          <w:tcPr>
            <w:tcW w:w="2242" w:type="dxa"/>
            <w:vAlign w:val="center"/>
          </w:tcPr>
          <w:p w14:paraId="6893B051" w14:textId="77777777" w:rsidR="00523BAA" w:rsidRPr="00523BAA" w:rsidRDefault="00523BAA" w:rsidP="00523BAA">
            <w:pPr>
              <w:pStyle w:val="affe"/>
            </w:pPr>
            <w:r w:rsidRPr="00523BAA">
              <w:rPr>
                <w:rFonts w:hint="eastAsia"/>
              </w:rPr>
              <w:t>9</w:t>
            </w:r>
            <w:r w:rsidRPr="00523BAA">
              <w:rPr>
                <w:rFonts w:hint="eastAsia"/>
              </w:rPr>
              <w:t>月擺攤宣導</w:t>
            </w:r>
          </w:p>
          <w:p w14:paraId="7AB4524A" w14:textId="04DFEFF7" w:rsidR="00DD5242" w:rsidRPr="005869F3" w:rsidRDefault="00523BAA" w:rsidP="00523BAA">
            <w:pPr>
              <w:pStyle w:val="affe"/>
              <w:spacing w:line="440" w:lineRule="exact"/>
            </w:pPr>
            <w:r w:rsidRPr="00523BAA">
              <w:rPr>
                <w:rFonts w:hint="eastAsia"/>
              </w:rPr>
              <w:t>活動預告貼文</w:t>
            </w:r>
          </w:p>
        </w:tc>
      </w:tr>
      <w:tr w:rsidR="00DD5242" w14:paraId="47586D0A" w14:textId="77777777" w:rsidTr="00F4520B">
        <w:trPr>
          <w:trHeight w:val="58"/>
        </w:trPr>
        <w:tc>
          <w:tcPr>
            <w:tcW w:w="810" w:type="dxa"/>
            <w:vAlign w:val="center"/>
          </w:tcPr>
          <w:p w14:paraId="2DA92B89" w14:textId="77777777" w:rsidR="00DD5242" w:rsidRPr="005869F3" w:rsidRDefault="00DD5242" w:rsidP="0093643E">
            <w:pPr>
              <w:pStyle w:val="affe"/>
              <w:spacing w:line="440" w:lineRule="exact"/>
            </w:pPr>
            <w:r w:rsidRPr="007E17B2">
              <w:rPr>
                <w:rFonts w:hint="eastAsia"/>
              </w:rPr>
              <w:t>5</w:t>
            </w:r>
          </w:p>
        </w:tc>
        <w:tc>
          <w:tcPr>
            <w:tcW w:w="1059" w:type="dxa"/>
            <w:vMerge/>
            <w:vAlign w:val="center"/>
          </w:tcPr>
          <w:p w14:paraId="4DF7EA6E" w14:textId="77777777" w:rsidR="00DD5242" w:rsidRPr="007E17B2" w:rsidRDefault="00DD5242" w:rsidP="0093643E">
            <w:pPr>
              <w:pStyle w:val="affe"/>
              <w:spacing w:line="440" w:lineRule="exact"/>
            </w:pPr>
          </w:p>
        </w:tc>
        <w:tc>
          <w:tcPr>
            <w:tcW w:w="2185" w:type="dxa"/>
            <w:vAlign w:val="center"/>
          </w:tcPr>
          <w:p w14:paraId="3AE958A0" w14:textId="77777777" w:rsidR="00DD5242" w:rsidRDefault="00DD5242" w:rsidP="0093643E">
            <w:pPr>
              <w:pStyle w:val="affe"/>
              <w:spacing w:line="440" w:lineRule="exact"/>
            </w:pPr>
            <w:r>
              <w:rPr>
                <w:rFonts w:hint="eastAsia"/>
              </w:rPr>
              <w:t>農村水保營</w:t>
            </w:r>
          </w:p>
          <w:p w14:paraId="24F9C3B9" w14:textId="77777777" w:rsidR="00DD5242" w:rsidRPr="005869F3" w:rsidRDefault="00DD5242" w:rsidP="0093643E">
            <w:pPr>
              <w:pStyle w:val="affe"/>
              <w:spacing w:line="440" w:lineRule="exact"/>
            </w:pPr>
            <w:r>
              <w:rPr>
                <w:rFonts w:hint="eastAsia"/>
              </w:rPr>
              <w:t>活動</w:t>
            </w:r>
            <w:r w:rsidRPr="005869F3">
              <w:rPr>
                <w:rFonts w:hint="eastAsia"/>
              </w:rPr>
              <w:t>預告</w:t>
            </w:r>
            <w:r w:rsidRPr="005869F3">
              <w:t>貼文</w:t>
            </w:r>
          </w:p>
        </w:tc>
        <w:tc>
          <w:tcPr>
            <w:tcW w:w="810" w:type="dxa"/>
            <w:vAlign w:val="center"/>
          </w:tcPr>
          <w:p w14:paraId="1CD662A1" w14:textId="77777777" w:rsidR="00DD5242" w:rsidRPr="005869F3" w:rsidRDefault="00DD5242" w:rsidP="0093643E">
            <w:pPr>
              <w:pStyle w:val="affe"/>
              <w:spacing w:line="440" w:lineRule="exact"/>
            </w:pPr>
            <w:r w:rsidRPr="007E17B2">
              <w:rPr>
                <w:rFonts w:hint="eastAsia"/>
              </w:rPr>
              <w:t>1</w:t>
            </w:r>
            <w:r w:rsidRPr="005869F3">
              <w:rPr>
                <w:rFonts w:hint="eastAsia"/>
              </w:rPr>
              <w:t>0</w:t>
            </w:r>
          </w:p>
        </w:tc>
        <w:tc>
          <w:tcPr>
            <w:tcW w:w="1684" w:type="dxa"/>
            <w:vMerge/>
            <w:vAlign w:val="center"/>
          </w:tcPr>
          <w:p w14:paraId="67928CD5" w14:textId="77777777" w:rsidR="00DD5242" w:rsidRPr="007E17B2" w:rsidRDefault="00DD5242" w:rsidP="0093643E">
            <w:pPr>
              <w:pStyle w:val="affe"/>
              <w:spacing w:line="440" w:lineRule="exact"/>
            </w:pPr>
          </w:p>
        </w:tc>
        <w:tc>
          <w:tcPr>
            <w:tcW w:w="2242" w:type="dxa"/>
            <w:vAlign w:val="center"/>
          </w:tcPr>
          <w:p w14:paraId="685EEAAA" w14:textId="77777777" w:rsidR="00523BAA" w:rsidRPr="00523BAA" w:rsidRDefault="00523BAA" w:rsidP="00523BAA">
            <w:pPr>
              <w:pStyle w:val="affe"/>
            </w:pPr>
            <w:r w:rsidRPr="00523BAA">
              <w:rPr>
                <w:rFonts w:hint="eastAsia"/>
              </w:rPr>
              <w:t>互動遊戲</w:t>
            </w:r>
          </w:p>
          <w:p w14:paraId="1A97A9C3" w14:textId="1C5D6509" w:rsidR="00DD5242" w:rsidRPr="005869F3" w:rsidRDefault="00523BAA" w:rsidP="00523BAA">
            <w:pPr>
              <w:pStyle w:val="affe"/>
              <w:spacing w:line="440" w:lineRule="exact"/>
            </w:pPr>
            <w:r w:rsidRPr="00523BAA">
              <w:rPr>
                <w:rFonts w:hint="eastAsia"/>
              </w:rPr>
              <w:t>抽獎貼文</w:t>
            </w:r>
          </w:p>
        </w:tc>
      </w:tr>
    </w:tbl>
    <w:bookmarkEnd w:id="108"/>
    <w:p w14:paraId="0B203E03" w14:textId="77777777" w:rsidR="00886453" w:rsidRDefault="00886453" w:rsidP="00632EFF">
      <w:pPr>
        <w:pStyle w:val="6"/>
        <w:ind w:left="1814"/>
      </w:pPr>
      <w:r>
        <w:rPr>
          <w:rFonts w:hint="eastAsia"/>
        </w:rPr>
        <w:t>配合前述工作項目撰寫至少</w:t>
      </w:r>
      <w:r>
        <w:rPr>
          <w:rFonts w:hint="eastAsia"/>
        </w:rPr>
        <w:t>4</w:t>
      </w:r>
      <w:r>
        <w:rPr>
          <w:rFonts w:hint="eastAsia"/>
        </w:rPr>
        <w:t>篇以上新聞稿</w:t>
      </w:r>
    </w:p>
    <w:p w14:paraId="6EF7A85E" w14:textId="0BE5DF66" w:rsidR="00886453" w:rsidRDefault="00523BAA" w:rsidP="00523BAA">
      <w:pPr>
        <w:pStyle w:val="61"/>
      </w:pPr>
      <w:r w:rsidRPr="00523BAA">
        <w:rPr>
          <w:rFonts w:hint="eastAsia"/>
        </w:rPr>
        <w:t>本計畫活動內容豐富，為了記錄並展示活動成果，本團隊將協助撰寫新聞稿並交由貴局發布，以增加活動效益的曝光，進一步推廣活動中的水土保持相關知識。去年，本團隊已協助貴局將活動資訊發布至臺灣時報、民眾網及民眾日報等主流電子媒體，成功達到良好的宣傳效果。</w:t>
      </w:r>
    </w:p>
    <w:p w14:paraId="463F715C" w14:textId="1D4E3DF2" w:rsidR="00034F72" w:rsidRPr="00034F72" w:rsidRDefault="00523BAA" w:rsidP="004C224B">
      <w:pPr>
        <w:pStyle w:val="afff2"/>
      </w:pPr>
      <w:ins w:id="109" w:author="Admin Zoustec" w:date="2025-03-03T16:49:00Z">
        <w:r w:rsidRPr="000C49B8">
          <w:lastRenderedPageBreak/>
          <w:drawing>
            <wp:inline distT="0" distB="0" distL="0" distR="0" wp14:anchorId="5DAB2C4D" wp14:editId="79AE9E39">
              <wp:extent cx="3110958" cy="1740877"/>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27309" cy="1750027"/>
                      </a:xfrm>
                      <a:prstGeom prst="rect">
                        <a:avLst/>
                      </a:prstGeom>
                    </pic:spPr>
                  </pic:pic>
                </a:graphicData>
              </a:graphic>
            </wp:inline>
          </w:drawing>
        </w:r>
      </w:ins>
    </w:p>
    <w:p w14:paraId="3577B880" w14:textId="7E1464AC" w:rsidR="001B7332" w:rsidRDefault="001B7332" w:rsidP="00523BAA">
      <w:pPr>
        <w:pStyle w:val="aff7"/>
      </w:pPr>
      <w:bookmarkStart w:id="110" w:name="_Toc191996177"/>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20</w:t>
      </w:r>
      <w:r w:rsidRPr="00557584">
        <w:fldChar w:fldCharType="end"/>
      </w:r>
      <w:r w:rsidRPr="00557584">
        <w:rPr>
          <w:rFonts w:hint="eastAsia"/>
        </w:rPr>
        <w:t xml:space="preserve"> </w:t>
      </w:r>
      <w:r>
        <w:rPr>
          <w:rFonts w:hint="eastAsia"/>
        </w:rPr>
        <w:t>去年度主流媒體露出畫面</w:t>
      </w:r>
      <w:bookmarkEnd w:id="110"/>
    </w:p>
    <w:p w14:paraId="4254974D" w14:textId="6DC65F73" w:rsidR="001B7332" w:rsidRDefault="001B7332" w:rsidP="001B7332">
      <w:pPr>
        <w:pStyle w:val="6"/>
      </w:pPr>
      <w:r w:rsidRPr="001B7332">
        <w:rPr>
          <w:b/>
          <w:szCs w:val="28"/>
        </w:rPr>
        <w:tab/>
      </w:r>
      <w:bookmarkStart w:id="111" w:name="_Ref166249704"/>
      <w:r>
        <w:rPr>
          <w:rFonts w:hint="eastAsia"/>
        </w:rPr>
        <w:t>上架大型活動報名網站曝光</w:t>
      </w:r>
      <w:bookmarkEnd w:id="111"/>
    </w:p>
    <w:p w14:paraId="6FB7475D" w14:textId="77777777" w:rsidR="00523BAA" w:rsidRPr="00523BAA" w:rsidRDefault="00523BAA" w:rsidP="00523BAA">
      <w:pPr>
        <w:pStyle w:val="61"/>
      </w:pPr>
      <w:r w:rsidRPr="00523BAA">
        <w:rPr>
          <w:rFonts w:hint="eastAsia"/>
        </w:rPr>
        <w:t>去年度本計畫的活動除了在貴局社群媒體曝光以外，亦將線上活動上架大型活動報名網站</w:t>
      </w:r>
      <w:r w:rsidRPr="00523BAA">
        <w:rPr>
          <w:rFonts w:hint="eastAsia"/>
        </w:rPr>
        <w:t>Accupass</w:t>
      </w:r>
      <w:r w:rsidRPr="00523BAA">
        <w:rPr>
          <w:rFonts w:hint="eastAsia"/>
        </w:rPr>
        <w:t>活動通。讓民眾能有更多管道接收到活動訊息，活動資訊順暢傳達，本計畫之線上活動，發佈近一個月，瀏覽人次高達近千人。</w:t>
      </w:r>
    </w:p>
    <w:p w14:paraId="591E054F" w14:textId="1C0F4545" w:rsidR="001B7332" w:rsidRDefault="00523BAA" w:rsidP="00DC4BC3">
      <w:pPr>
        <w:pStyle w:val="61"/>
      </w:pPr>
      <w:r w:rsidRPr="00523BAA">
        <w:rPr>
          <w:rFonts w:hint="eastAsia"/>
        </w:rPr>
        <w:t>本團隊延續去年將上架</w:t>
      </w:r>
      <w:r w:rsidRPr="00523BAA">
        <w:rPr>
          <w:rFonts w:hint="eastAsia"/>
        </w:rPr>
        <w:t>Accupass</w:t>
      </w:r>
      <w:r w:rsidRPr="00523BAA">
        <w:rPr>
          <w:rFonts w:hint="eastAsia"/>
        </w:rPr>
        <w:t>活動通。透過設計精美圖文該網站上架本計畫活動內容，讓民眾能有更多管道接收到活動訊息，進而讓報名踴躍，活動資訊順暢傳達。</w:t>
      </w:r>
    </w:p>
    <w:p w14:paraId="2A2C0FAA" w14:textId="6D0D41A2" w:rsidR="00DC4BC3" w:rsidRPr="00DC4BC3" w:rsidRDefault="00DC4BC3" w:rsidP="00DC4BC3">
      <w:pPr>
        <w:pStyle w:val="afff2"/>
      </w:pPr>
      <w:r>
        <w:drawing>
          <wp:inline distT="0" distB="0" distL="0" distR="0" wp14:anchorId="309BD020" wp14:editId="50BE0E31">
            <wp:extent cx="5274310" cy="1650365"/>
            <wp:effectExtent l="0" t="0" r="2540" b="6985"/>
            <wp:docPr id="94370763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07630" name="圖片 94370763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1650365"/>
                    </a:xfrm>
                    <a:prstGeom prst="rect">
                      <a:avLst/>
                    </a:prstGeom>
                  </pic:spPr>
                </pic:pic>
              </a:graphicData>
            </a:graphic>
          </wp:inline>
        </w:drawing>
      </w:r>
    </w:p>
    <w:p w14:paraId="0B2F3FDC" w14:textId="3B6A935C" w:rsidR="001B7332" w:rsidRDefault="001B7332" w:rsidP="001B7332">
      <w:pPr>
        <w:pStyle w:val="aff7"/>
        <w:sectPr w:rsidR="001B7332" w:rsidSect="0010123C">
          <w:headerReference w:type="default" r:id="rId55"/>
          <w:pgSz w:w="11906" w:h="16838"/>
          <w:pgMar w:top="1440" w:right="1800" w:bottom="1440" w:left="1800" w:header="680" w:footer="992" w:gutter="0"/>
          <w:cols w:space="425"/>
          <w:docGrid w:type="lines" w:linePitch="381"/>
        </w:sectPr>
      </w:pPr>
      <w:r>
        <w:tab/>
      </w:r>
      <w:bookmarkStart w:id="112" w:name="_Toc191996178"/>
      <w:r w:rsidRPr="00557584">
        <w:rPr>
          <w:rFonts w:hint="eastAsia"/>
        </w:rPr>
        <w:t>圖</w:t>
      </w:r>
      <w:r w:rsidRPr="00557584">
        <w:rPr>
          <w:rFonts w:hint="eastAsia"/>
        </w:rPr>
        <w:t xml:space="preserve"> 2</w:t>
      </w:r>
      <w:r w:rsidRPr="00557584">
        <w:noBreakHyphen/>
      </w:r>
      <w:r w:rsidRPr="00557584">
        <w:fldChar w:fldCharType="begin"/>
      </w:r>
      <w:r w:rsidRPr="00557584">
        <w:instrText xml:space="preserve"> </w:instrText>
      </w:r>
      <w:r w:rsidRPr="00557584">
        <w:rPr>
          <w:rFonts w:hint="eastAsia"/>
        </w:rPr>
        <w:instrText xml:space="preserve">SEQ </w:instrText>
      </w:r>
      <w:r w:rsidRPr="00557584">
        <w:rPr>
          <w:rFonts w:hint="eastAsia"/>
        </w:rPr>
        <w:instrText>圖</w:instrText>
      </w:r>
      <w:r w:rsidRPr="00557584">
        <w:rPr>
          <w:rFonts w:hint="eastAsia"/>
        </w:rPr>
        <w:instrText xml:space="preserve"> \* ARABIC \s 1</w:instrText>
      </w:r>
      <w:r w:rsidRPr="00557584">
        <w:instrText xml:space="preserve"> </w:instrText>
      </w:r>
      <w:r w:rsidRPr="00557584">
        <w:fldChar w:fldCharType="separate"/>
      </w:r>
      <w:r w:rsidR="00E90F37">
        <w:rPr>
          <w:noProof/>
        </w:rPr>
        <w:t>21</w:t>
      </w:r>
      <w:r w:rsidRPr="00557584">
        <w:fldChar w:fldCharType="end"/>
      </w:r>
      <w:r w:rsidRPr="00557584">
        <w:rPr>
          <w:rFonts w:hint="eastAsia"/>
        </w:rPr>
        <w:t xml:space="preserve"> </w:t>
      </w:r>
      <w:r>
        <w:rPr>
          <w:rFonts w:hint="eastAsia"/>
        </w:rPr>
        <w:t>去年度上架</w:t>
      </w:r>
      <w:r>
        <w:t>Accupass</w:t>
      </w:r>
      <w:r>
        <w:rPr>
          <w:rFonts w:hint="eastAsia"/>
        </w:rPr>
        <w:t>活動通網站露</w:t>
      </w:r>
      <w:r w:rsidR="00DC4BC3">
        <w:rPr>
          <w:rFonts w:hint="eastAsia"/>
        </w:rPr>
        <w:t>出</w:t>
      </w:r>
      <w:r>
        <w:rPr>
          <w:rFonts w:hint="eastAsia"/>
        </w:rPr>
        <w:t>及瀏覽次數</w:t>
      </w:r>
      <w:bookmarkEnd w:id="112"/>
    </w:p>
    <w:p w14:paraId="1245587F" w14:textId="25298B8B" w:rsidR="001927D8" w:rsidRDefault="00AB32DD" w:rsidP="004C6D8D">
      <w:pPr>
        <w:pStyle w:val="1"/>
      </w:pPr>
      <w:bookmarkStart w:id="113" w:name="_Toc122606261"/>
      <w:bookmarkStart w:id="114" w:name="_Ref117542895"/>
      <w:bookmarkStart w:id="115" w:name="_Ref117542902"/>
      <w:bookmarkStart w:id="116" w:name="_Toc117761065"/>
      <w:bookmarkStart w:id="117" w:name="_Toc191987971"/>
      <w:bookmarkStart w:id="118" w:name="_Ref90834246"/>
      <w:bookmarkStart w:id="119" w:name="_Ref90834238"/>
      <w:bookmarkStart w:id="120" w:name="_Ref63696144"/>
      <w:bookmarkStart w:id="121" w:name="_Ref90834234"/>
      <w:bookmarkStart w:id="122" w:name="_Ref63696146"/>
      <w:bookmarkStart w:id="123" w:name="_Toc62828662"/>
      <w:bookmarkStart w:id="124" w:name="_Ref90513360"/>
      <w:bookmarkStart w:id="125" w:name="_Ref90513357"/>
      <w:bookmarkEnd w:id="113"/>
      <w:r>
        <w:rPr>
          <w:rFonts w:hint="eastAsia"/>
        </w:rPr>
        <w:lastRenderedPageBreak/>
        <w:t>執行計畫之完整性與可行性</w:t>
      </w:r>
      <w:bookmarkEnd w:id="114"/>
      <w:bookmarkEnd w:id="115"/>
      <w:bookmarkEnd w:id="116"/>
      <w:bookmarkEnd w:id="117"/>
    </w:p>
    <w:p w14:paraId="0960C66C" w14:textId="77777777" w:rsidR="001927D8" w:rsidRDefault="00386523" w:rsidP="00AB32DD">
      <w:pPr>
        <w:pStyle w:val="20"/>
      </w:pPr>
      <w:bookmarkStart w:id="126" w:name="_Ref131663258"/>
      <w:bookmarkStart w:id="127" w:name="_Toc191987972"/>
      <w:r>
        <w:rPr>
          <w:rFonts w:hint="eastAsia"/>
        </w:rPr>
        <w:t>工作方式及其作業步驟</w:t>
      </w:r>
      <w:bookmarkEnd w:id="126"/>
      <w:bookmarkEnd w:id="127"/>
    </w:p>
    <w:p w14:paraId="60A8DF3F" w14:textId="649DF451" w:rsidR="001927D8" w:rsidRPr="00F05E95" w:rsidRDefault="00386523">
      <w:pPr>
        <w:pStyle w:val="23"/>
        <w:ind w:firstLine="544"/>
        <w:rPr>
          <w:spacing w:val="-4"/>
        </w:rPr>
      </w:pPr>
      <w:r w:rsidRPr="00F05E95">
        <w:rPr>
          <w:rFonts w:hint="eastAsia"/>
          <w:spacing w:val="-4"/>
        </w:rPr>
        <w:t>本節內容茲針對專案管理項目加以說明，包括：專案管理結構、管理目標、專案控制及評估、問題追蹤與管制、風險評估等進行說明。</w:t>
      </w:r>
      <w:r w:rsidR="00F05E95" w:rsidRPr="00F05E95">
        <w:rPr>
          <w:rFonts w:hint="eastAsia"/>
          <w:spacing w:val="-4"/>
        </w:rPr>
        <w:t>完整說明請參</w:t>
      </w:r>
      <w:r w:rsidR="00F05E95" w:rsidRPr="00F05E95">
        <w:rPr>
          <w:rFonts w:hint="eastAsia"/>
          <w:spacing w:val="-4"/>
          <w:highlight w:val="yellow"/>
        </w:rPr>
        <w:t>「</w:t>
      </w:r>
      <w:r w:rsidR="000E272B" w:rsidRPr="00F05E95">
        <w:rPr>
          <w:rFonts w:hint="eastAsia"/>
          <w:spacing w:val="-4"/>
          <w:highlight w:val="yellow"/>
        </w:rPr>
        <w:t>附件</w:t>
      </w:r>
      <w:r w:rsidR="00052059">
        <w:rPr>
          <w:rFonts w:hint="eastAsia"/>
          <w:highlight w:val="yellow"/>
        </w:rPr>
        <w:t>十一</w:t>
      </w:r>
      <w:r w:rsidR="00F05E95" w:rsidRPr="00F05E95">
        <w:rPr>
          <w:rFonts w:hint="eastAsia"/>
          <w:spacing w:val="-4"/>
          <w:highlight w:val="yellow"/>
        </w:rPr>
        <w:t>、</w:t>
      </w:r>
      <w:r w:rsidR="000E272B" w:rsidRPr="00F05E95">
        <w:rPr>
          <w:rFonts w:hint="eastAsia"/>
          <w:spacing w:val="-4"/>
          <w:highlight w:val="yellow"/>
        </w:rPr>
        <w:t>執行計畫之完整性與可行性補充資料</w:t>
      </w:r>
      <w:r w:rsidR="00F05E95" w:rsidRPr="00F05E95">
        <w:rPr>
          <w:rFonts w:hint="eastAsia"/>
          <w:spacing w:val="-4"/>
          <w:highlight w:val="yellow"/>
        </w:rPr>
        <w:t>」</w:t>
      </w:r>
    </w:p>
    <w:p w14:paraId="49894EB3" w14:textId="77777777" w:rsidR="001927D8" w:rsidRDefault="00386523">
      <w:pPr>
        <w:pStyle w:val="3"/>
        <w:spacing w:before="190"/>
      </w:pPr>
      <w:r>
        <w:rPr>
          <w:rFonts w:hint="eastAsia"/>
        </w:rPr>
        <w:t>專案管理結構</w:t>
      </w:r>
    </w:p>
    <w:p w14:paraId="7DC322DE" w14:textId="5816A607" w:rsidR="001927D8" w:rsidRDefault="00386523" w:rsidP="007075FD">
      <w:pPr>
        <w:pStyle w:val="30"/>
      </w:pPr>
      <w:r>
        <w:rPr>
          <w:rFonts w:hint="eastAsia"/>
        </w:rPr>
        <w:t>專案組織成員之溝通管道及管理結構（</w:t>
      </w:r>
      <w:r>
        <w:rPr>
          <w:rFonts w:hint="eastAsia"/>
        </w:rPr>
        <w:t>how the program</w:t>
      </w:r>
      <w:r>
        <w:rPr>
          <w:rFonts w:hint="eastAsia"/>
        </w:rPr>
        <w:t>、</w:t>
      </w:r>
      <w:r>
        <w:rPr>
          <w:rFonts w:hint="eastAsia"/>
        </w:rPr>
        <w:t>team is to work together</w:t>
      </w:r>
      <w:r>
        <w:rPr>
          <w:rFonts w:hint="eastAsia"/>
        </w:rPr>
        <w:t>）以上述專案組織之各組長或聯絡人，依工作內容負責管理其組織成員及控制、負責項目之進度，各小組之代表將定期的舉行專案小組會議，藉此互相溝通、討論配合事項、檢討進度，並針對問題提出報告書，討論解決方法</w:t>
      </w:r>
      <w:r w:rsidR="007E4590">
        <w:rPr>
          <w:rFonts w:hint="eastAsia"/>
        </w:rPr>
        <w:t>。</w:t>
      </w:r>
      <w:r w:rsidR="001036BA">
        <w:rPr>
          <w:rFonts w:hint="eastAsia"/>
        </w:rPr>
        <w:t>其他專案品質</w:t>
      </w:r>
      <w:r w:rsidR="00E87977">
        <w:rPr>
          <w:rFonts w:hint="eastAsia"/>
        </w:rPr>
        <w:t>管理</w:t>
      </w:r>
      <w:r w:rsidR="00F05E95" w:rsidRPr="00F05E95">
        <w:rPr>
          <w:rFonts w:hint="eastAsia"/>
          <w:spacing w:val="-4"/>
        </w:rPr>
        <w:t>完整說明請參</w:t>
      </w:r>
      <w:r w:rsidR="00F05E95" w:rsidRPr="00F05E95">
        <w:rPr>
          <w:rFonts w:hint="eastAsia"/>
          <w:spacing w:val="-4"/>
          <w:highlight w:val="yellow"/>
        </w:rPr>
        <w:t>「附件</w:t>
      </w:r>
      <w:r w:rsidR="00052059" w:rsidRPr="00052059">
        <w:rPr>
          <w:rFonts w:hint="eastAsia"/>
          <w:highlight w:val="yellow"/>
        </w:rPr>
        <w:t>十一</w:t>
      </w:r>
      <w:r w:rsidR="00F05E95" w:rsidRPr="00F05E95">
        <w:rPr>
          <w:rFonts w:hint="eastAsia"/>
          <w:spacing w:val="-4"/>
          <w:highlight w:val="yellow"/>
        </w:rPr>
        <w:t>、執行計畫之完整性與可行性補充資料」</w:t>
      </w:r>
      <w:r>
        <w:rPr>
          <w:rFonts w:hint="eastAsia"/>
        </w:rPr>
        <w:t>。</w:t>
      </w:r>
    </w:p>
    <w:p w14:paraId="421D8959" w14:textId="77777777" w:rsidR="001927D8" w:rsidRPr="00A60C57" w:rsidRDefault="00386523" w:rsidP="001036BA">
      <w:pPr>
        <w:pStyle w:val="3"/>
        <w:spacing w:before="190"/>
      </w:pPr>
      <w:bookmarkStart w:id="128" w:name="_Toc122582489"/>
      <w:bookmarkStart w:id="129" w:name="_Toc122583691"/>
      <w:bookmarkStart w:id="130" w:name="_Toc122599803"/>
      <w:bookmarkStart w:id="131" w:name="_Toc122582490"/>
      <w:bookmarkStart w:id="132" w:name="_Toc122583692"/>
      <w:bookmarkStart w:id="133" w:name="_Toc122599804"/>
      <w:bookmarkStart w:id="134" w:name="_Toc122582491"/>
      <w:bookmarkStart w:id="135" w:name="_Toc122583693"/>
      <w:bookmarkStart w:id="136" w:name="_Toc122599805"/>
      <w:bookmarkStart w:id="137" w:name="_Toc122582492"/>
      <w:bookmarkStart w:id="138" w:name="_Toc122583694"/>
      <w:bookmarkStart w:id="139" w:name="_Toc122599806"/>
      <w:bookmarkStart w:id="140" w:name="_Toc122582493"/>
      <w:bookmarkStart w:id="141" w:name="_Toc122583695"/>
      <w:bookmarkStart w:id="142" w:name="_Toc122599807"/>
      <w:bookmarkStart w:id="143" w:name="_Toc122582494"/>
      <w:bookmarkStart w:id="144" w:name="_Toc122583696"/>
      <w:bookmarkStart w:id="145" w:name="_Toc122599808"/>
      <w:bookmarkStart w:id="146" w:name="_Toc122582495"/>
      <w:bookmarkStart w:id="147" w:name="_Toc122583697"/>
      <w:bookmarkStart w:id="148" w:name="_Toc122599809"/>
      <w:bookmarkStart w:id="149" w:name="_Toc122582496"/>
      <w:bookmarkStart w:id="150" w:name="_Toc122583698"/>
      <w:bookmarkStart w:id="151" w:name="_Toc122599810"/>
      <w:bookmarkStart w:id="152" w:name="_Toc122582497"/>
      <w:bookmarkStart w:id="153" w:name="_Toc122583699"/>
      <w:bookmarkStart w:id="154" w:name="_Toc122599811"/>
      <w:bookmarkStart w:id="155" w:name="_Toc122582498"/>
      <w:bookmarkStart w:id="156" w:name="_Toc122583700"/>
      <w:bookmarkStart w:id="157" w:name="_Toc122599812"/>
      <w:bookmarkStart w:id="158" w:name="_Toc122582499"/>
      <w:bookmarkStart w:id="159" w:name="_Toc122583701"/>
      <w:bookmarkStart w:id="160" w:name="_Toc122599813"/>
      <w:bookmarkStart w:id="161" w:name="_Toc122582500"/>
      <w:bookmarkStart w:id="162" w:name="_Toc122583702"/>
      <w:bookmarkStart w:id="163" w:name="_Toc122599814"/>
      <w:bookmarkStart w:id="164" w:name="_Toc122582501"/>
      <w:bookmarkStart w:id="165" w:name="_Toc122583703"/>
      <w:bookmarkStart w:id="166" w:name="_Toc122599815"/>
      <w:bookmarkStart w:id="167" w:name="_Toc122582502"/>
      <w:bookmarkStart w:id="168" w:name="_Toc122583704"/>
      <w:bookmarkStart w:id="169" w:name="_Toc122599816"/>
      <w:bookmarkStart w:id="170" w:name="_Toc122582503"/>
      <w:bookmarkStart w:id="171" w:name="_Toc122583705"/>
      <w:bookmarkStart w:id="172" w:name="_Toc122599817"/>
      <w:bookmarkStart w:id="173" w:name="_Toc122582504"/>
      <w:bookmarkStart w:id="174" w:name="_Toc122583706"/>
      <w:bookmarkStart w:id="175" w:name="_Toc122599818"/>
      <w:bookmarkStart w:id="176" w:name="_Toc122582505"/>
      <w:bookmarkStart w:id="177" w:name="_Toc122583707"/>
      <w:bookmarkStart w:id="178" w:name="_Toc122599819"/>
      <w:bookmarkStart w:id="179" w:name="_Toc122582506"/>
      <w:bookmarkStart w:id="180" w:name="_Toc122583708"/>
      <w:bookmarkStart w:id="181" w:name="_Toc122599820"/>
      <w:bookmarkStart w:id="182" w:name="_Toc122582507"/>
      <w:bookmarkStart w:id="183" w:name="_Toc122583709"/>
      <w:bookmarkStart w:id="184" w:name="_Toc122599821"/>
      <w:bookmarkStart w:id="185" w:name="_Toc122582508"/>
      <w:bookmarkStart w:id="186" w:name="_Toc122583710"/>
      <w:bookmarkStart w:id="187" w:name="_Toc122599822"/>
      <w:bookmarkStart w:id="188" w:name="_Ref166249831"/>
      <w:bookmarkStart w:id="189" w:name="_Hlk131669365"/>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r w:rsidRPr="00A60C57">
        <w:rPr>
          <w:rFonts w:hint="eastAsia"/>
        </w:rPr>
        <w:t>預定執行進度及其它必要事項</w:t>
      </w:r>
      <w:bookmarkEnd w:id="188"/>
    </w:p>
    <w:bookmarkEnd w:id="189"/>
    <w:p w14:paraId="022AE7FD" w14:textId="200C9313" w:rsidR="005A3C48" w:rsidRDefault="00386523" w:rsidP="003559C4">
      <w:r>
        <w:t>本計畫期程自</w:t>
      </w:r>
      <w:r>
        <w:rPr>
          <w:rFonts w:hint="eastAsia"/>
        </w:rPr>
        <w:t>決標次</w:t>
      </w:r>
      <w:r>
        <w:t>日起至</w:t>
      </w:r>
      <w:r>
        <w:rPr>
          <w:rFonts w:hint="eastAsia"/>
        </w:rPr>
        <w:t>11</w:t>
      </w:r>
      <w:r w:rsidR="00870907">
        <w:rPr>
          <w:rFonts w:hint="eastAsia"/>
        </w:rPr>
        <w:t>4</w:t>
      </w:r>
      <w:r>
        <w:rPr>
          <w:rFonts w:hint="eastAsia"/>
        </w:rPr>
        <w:t>年</w:t>
      </w:r>
      <w:r w:rsidR="00772B08">
        <w:t>1</w:t>
      </w:r>
      <w:r w:rsidR="003559C4">
        <w:t>2</w:t>
      </w:r>
      <w:r>
        <w:rPr>
          <w:rFonts w:hint="eastAsia"/>
        </w:rPr>
        <w:t>月</w:t>
      </w:r>
      <w:r w:rsidR="00772B08">
        <w:t>1</w:t>
      </w:r>
      <w:r>
        <w:rPr>
          <w:rFonts w:hint="eastAsia"/>
        </w:rPr>
        <w:t>日</w:t>
      </w:r>
      <w:r>
        <w:t>止；需完成項目包括：</w:t>
      </w:r>
      <w:r>
        <w:t>(</w:t>
      </w:r>
      <w:r>
        <w:t>一</w:t>
      </w:r>
      <w:r>
        <w:t>)</w:t>
      </w:r>
      <w:r w:rsidR="00772B08" w:rsidRPr="00772B08">
        <w:rPr>
          <w:rFonts w:hint="eastAsia"/>
        </w:rPr>
        <w:t xml:space="preserve"> </w:t>
      </w:r>
      <w:r w:rsidR="00BF528E" w:rsidRPr="00BF528E">
        <w:rPr>
          <w:rFonts w:hint="eastAsia"/>
        </w:rPr>
        <w:t>推薦本市國小參加農村水保署水土保持酷學校徵選</w:t>
      </w:r>
      <w:r w:rsidR="00F1040B">
        <w:rPr>
          <w:rFonts w:hint="eastAsia"/>
        </w:rPr>
        <w:t>2</w:t>
      </w:r>
      <w:r w:rsidR="003559C4">
        <w:rPr>
          <w:rFonts w:hint="eastAsia"/>
        </w:rPr>
        <w:t>所</w:t>
      </w:r>
      <w:r>
        <w:t>、</w:t>
      </w:r>
      <w:r>
        <w:rPr>
          <w:rFonts w:hint="eastAsia"/>
        </w:rPr>
        <w:t>(</w:t>
      </w:r>
      <w:r>
        <w:rPr>
          <w:rFonts w:hint="eastAsia"/>
        </w:rPr>
        <w:t>二</w:t>
      </w:r>
      <w:r>
        <w:t>)</w:t>
      </w:r>
      <w:r w:rsidR="00BF528E" w:rsidRPr="00BF528E">
        <w:t xml:space="preserve"> </w:t>
      </w:r>
      <w:r w:rsidR="00BF528E" w:rsidRPr="00BF528E">
        <w:t>水土保持</w:t>
      </w:r>
      <w:r w:rsidR="00BF528E" w:rsidRPr="00BF528E">
        <w:rPr>
          <w:rFonts w:hint="eastAsia"/>
        </w:rPr>
        <w:t>酷學校合作推廣</w:t>
      </w:r>
      <w:r w:rsidR="00F1040B">
        <w:rPr>
          <w:rFonts w:hint="eastAsia"/>
        </w:rPr>
        <w:t>6</w:t>
      </w:r>
      <w:r w:rsidR="00BF528E" w:rsidRPr="00BF528E">
        <w:rPr>
          <w:rFonts w:hint="eastAsia"/>
        </w:rPr>
        <w:t>場次</w:t>
      </w:r>
      <w:r>
        <w:t>、</w:t>
      </w:r>
      <w:r>
        <w:t>(</w:t>
      </w:r>
      <w:r>
        <w:t>三</w:t>
      </w:r>
      <w:r>
        <w:t>)</w:t>
      </w:r>
      <w:r w:rsidR="00772B08" w:rsidRPr="00772B08">
        <w:rPr>
          <w:rFonts w:hint="eastAsia"/>
        </w:rPr>
        <w:t xml:space="preserve"> </w:t>
      </w:r>
      <w:r w:rsidR="00BF528E" w:rsidRPr="00BF528E">
        <w:rPr>
          <w:rFonts w:hint="eastAsia"/>
        </w:rPr>
        <w:t>配合農村水保署主題性活動設攤</w:t>
      </w:r>
      <w:r w:rsidR="00BF528E" w:rsidRPr="00BF528E">
        <w:t>4</w:t>
      </w:r>
      <w:r w:rsidR="00BF528E" w:rsidRPr="00BF528E">
        <w:rPr>
          <w:rFonts w:hint="eastAsia"/>
        </w:rPr>
        <w:t>場</w:t>
      </w:r>
      <w:r>
        <w:t>、</w:t>
      </w:r>
      <w:r>
        <w:t>(</w:t>
      </w:r>
      <w:r>
        <w:t>四</w:t>
      </w:r>
      <w:r>
        <w:t>)</w:t>
      </w:r>
      <w:r>
        <w:rPr>
          <w:rFonts w:hint="eastAsia"/>
        </w:rPr>
        <w:tab/>
      </w:r>
      <w:r w:rsidR="00BF528E" w:rsidRPr="00BF528E">
        <w:rPr>
          <w:rFonts w:hint="eastAsia"/>
        </w:rPr>
        <w:t>以現有已開發教材教案運用推廣並優化既有教具</w:t>
      </w:r>
      <w:r>
        <w:t>、</w:t>
      </w:r>
      <w:r>
        <w:t>(</w:t>
      </w:r>
      <w:r>
        <w:t>五</w:t>
      </w:r>
      <w:r>
        <w:t>)</w:t>
      </w:r>
      <w:r w:rsidR="00BF528E" w:rsidRPr="00BF528E">
        <w:t xml:space="preserve"> </w:t>
      </w:r>
      <w:r w:rsidR="00BF528E" w:rsidRPr="00BF528E">
        <w:t>建置本市線上互動遊戲一式</w:t>
      </w:r>
      <w:r>
        <w:rPr>
          <w:rFonts w:hint="eastAsia"/>
        </w:rPr>
        <w:t>、</w:t>
      </w:r>
      <w:r>
        <w:rPr>
          <w:rFonts w:hint="eastAsia"/>
        </w:rPr>
        <w:t>(</w:t>
      </w:r>
      <w:r>
        <w:rPr>
          <w:rFonts w:hint="eastAsia"/>
        </w:rPr>
        <w:t>六</w:t>
      </w:r>
      <w:r>
        <w:rPr>
          <w:rFonts w:hint="eastAsia"/>
        </w:rPr>
        <w:t>)</w:t>
      </w:r>
      <w:r>
        <w:rPr>
          <w:rFonts w:hint="eastAsia"/>
        </w:rPr>
        <w:tab/>
      </w:r>
      <w:r w:rsidR="00F1040B" w:rsidRPr="001D5C3D">
        <w:rPr>
          <w:rFonts w:hint="eastAsia"/>
        </w:rPr>
        <w:t>與新北市政府教育局合作辦理線上推廣活動</w:t>
      </w:r>
      <w:r w:rsidR="00F1040B" w:rsidRPr="001D5C3D">
        <w:rPr>
          <w:rFonts w:hint="eastAsia"/>
        </w:rPr>
        <w:t>1</w:t>
      </w:r>
      <w:r w:rsidR="00F1040B" w:rsidRPr="001D5C3D">
        <w:rPr>
          <w:rFonts w:hint="eastAsia"/>
        </w:rPr>
        <w:t>場次</w:t>
      </w:r>
      <w:r w:rsidR="00772B08">
        <w:rPr>
          <w:rFonts w:hint="eastAsia"/>
        </w:rPr>
        <w:t>、</w:t>
      </w:r>
      <w:r w:rsidR="00772B08">
        <w:rPr>
          <w:rFonts w:hint="eastAsia"/>
        </w:rPr>
        <w:t>(</w:t>
      </w:r>
      <w:r w:rsidR="00772B08">
        <w:rPr>
          <w:rFonts w:hint="eastAsia"/>
        </w:rPr>
        <w:t>七</w:t>
      </w:r>
      <w:r w:rsidR="00772B08">
        <w:rPr>
          <w:rFonts w:hint="eastAsia"/>
        </w:rPr>
        <w:t>)</w:t>
      </w:r>
      <w:r w:rsidR="00772B08" w:rsidRPr="00772B08">
        <w:rPr>
          <w:rFonts w:hint="eastAsia"/>
        </w:rPr>
        <w:t xml:space="preserve"> </w:t>
      </w:r>
      <w:r w:rsidR="00BF528E" w:rsidRPr="00BF528E">
        <w:t>水土保持宣導影片拍攝</w:t>
      </w:r>
      <w:r w:rsidR="00BF528E">
        <w:rPr>
          <w:rFonts w:hint="eastAsia"/>
        </w:rPr>
        <w:t>、</w:t>
      </w:r>
      <w:r w:rsidR="00BF528E">
        <w:rPr>
          <w:rFonts w:hint="eastAsia"/>
        </w:rPr>
        <w:t>(</w:t>
      </w:r>
      <w:r w:rsidR="00BF528E">
        <w:rPr>
          <w:rFonts w:hint="eastAsia"/>
        </w:rPr>
        <w:t>八</w:t>
      </w:r>
      <w:r w:rsidR="00BF528E">
        <w:rPr>
          <w:rFonts w:hint="eastAsia"/>
        </w:rPr>
        <w:t>)</w:t>
      </w:r>
      <w:r w:rsidR="00BF528E" w:rsidRPr="00772B08">
        <w:rPr>
          <w:rFonts w:hint="eastAsia"/>
        </w:rPr>
        <w:t xml:space="preserve"> </w:t>
      </w:r>
      <w:r w:rsidR="00BF528E" w:rsidRPr="00BF528E">
        <w:t>農村水保親子一日體驗營</w:t>
      </w:r>
      <w:r w:rsidR="00BF528E" w:rsidRPr="00BF528E">
        <w:t>1</w:t>
      </w:r>
      <w:r w:rsidR="00BF528E" w:rsidRPr="00BF528E">
        <w:t>場</w:t>
      </w:r>
      <w:r w:rsidR="00BF528E">
        <w:rPr>
          <w:rFonts w:hint="eastAsia"/>
        </w:rPr>
        <w:t>、</w:t>
      </w:r>
      <w:r w:rsidR="00BF528E">
        <w:rPr>
          <w:rFonts w:hint="eastAsia"/>
        </w:rPr>
        <w:t>(</w:t>
      </w:r>
      <w:r w:rsidR="00BF528E">
        <w:rPr>
          <w:rFonts w:hint="eastAsia"/>
        </w:rPr>
        <w:t>九</w:t>
      </w:r>
      <w:r w:rsidR="00BF528E">
        <w:rPr>
          <w:rFonts w:hint="eastAsia"/>
        </w:rPr>
        <w:t>)</w:t>
      </w:r>
      <w:r w:rsidR="00BF528E" w:rsidRPr="00772B08">
        <w:rPr>
          <w:rFonts w:hint="eastAsia"/>
        </w:rPr>
        <w:t xml:space="preserve"> </w:t>
      </w:r>
      <w:r w:rsidR="00BF528E" w:rsidRPr="00BF528E">
        <w:t>多媒體廣告行銷規劃</w:t>
      </w:r>
      <w:r>
        <w:t>；茲將各階段工作與交付成果說明如下</w:t>
      </w:r>
      <w:r w:rsidR="001F3B03">
        <w:rPr>
          <w:rFonts w:hint="eastAsia"/>
        </w:rPr>
        <w:t>專案</w:t>
      </w:r>
      <w:r>
        <w:rPr>
          <w:rFonts w:hint="eastAsia"/>
        </w:rPr>
        <w:t>階段交付成果</w:t>
      </w:r>
      <w:r>
        <w:t>進度表；本計畫整體進度安排以甘特圖方式彙整如下期程進度表。</w:t>
      </w:r>
    </w:p>
    <w:p w14:paraId="4312816B" w14:textId="425005B9" w:rsidR="001927D8" w:rsidRDefault="00386523" w:rsidP="005A3C48">
      <w:pPr>
        <w:pStyle w:val="aff7"/>
      </w:pPr>
      <w:bookmarkStart w:id="190" w:name="_Toc191987989"/>
      <w:r>
        <w:lastRenderedPageBreak/>
        <w:t>表</w:t>
      </w:r>
      <w:r>
        <w:t xml:space="preserve"> 3</w:t>
      </w:r>
      <w:r>
        <w:noBreakHyphen/>
      </w:r>
      <w:r>
        <w:fldChar w:fldCharType="begin"/>
      </w:r>
      <w:r>
        <w:instrText xml:space="preserve"> SEQ </w:instrText>
      </w:r>
      <w:r>
        <w:instrText>表</w:instrText>
      </w:r>
      <w:r>
        <w:instrText xml:space="preserve"> \* ARABIC \s 1 </w:instrText>
      </w:r>
      <w:r>
        <w:fldChar w:fldCharType="separate"/>
      </w:r>
      <w:r w:rsidR="00E90F37">
        <w:rPr>
          <w:noProof/>
        </w:rPr>
        <w:t>1</w:t>
      </w:r>
      <w:r>
        <w:fldChar w:fldCharType="end"/>
      </w:r>
      <w:r>
        <w:rPr>
          <w:rFonts w:hint="eastAsia"/>
        </w:rPr>
        <w:t xml:space="preserve"> </w:t>
      </w:r>
      <w:r>
        <w:rPr>
          <w:rFonts w:hint="eastAsia"/>
        </w:rPr>
        <w:t>專案階段交付成果進度表</w:t>
      </w:r>
      <w:bookmarkEnd w:id="190"/>
    </w:p>
    <w:tbl>
      <w:tblPr>
        <w:tblW w:w="5827" w:type="pct"/>
        <w:tblInd w:w="-7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44"/>
        <w:gridCol w:w="1418"/>
        <w:gridCol w:w="2125"/>
        <w:gridCol w:w="4670"/>
      </w:tblGrid>
      <w:tr w:rsidR="001927D8" w14:paraId="33383BA4" w14:textId="77777777" w:rsidTr="00A56CC9">
        <w:trPr>
          <w:trHeight w:val="169"/>
        </w:trPr>
        <w:tc>
          <w:tcPr>
            <w:tcW w:w="1481" w:type="pct"/>
            <w:gridSpan w:val="2"/>
            <w:shd w:val="clear" w:color="auto" w:fill="A8D08D"/>
          </w:tcPr>
          <w:p w14:paraId="37FBBBAB" w14:textId="77777777" w:rsidR="001927D8" w:rsidRDefault="00386523" w:rsidP="00994896">
            <w:pPr>
              <w:pStyle w:val="affc"/>
            </w:pPr>
            <w:r>
              <w:t>專案階段</w:t>
            </w:r>
          </w:p>
        </w:tc>
        <w:tc>
          <w:tcPr>
            <w:tcW w:w="1100" w:type="pct"/>
            <w:shd w:val="clear" w:color="auto" w:fill="A8D08D"/>
            <w:tcMar>
              <w:top w:w="100" w:type="dxa"/>
              <w:left w:w="100" w:type="dxa"/>
              <w:bottom w:w="100" w:type="dxa"/>
              <w:right w:w="100" w:type="dxa"/>
            </w:tcMar>
          </w:tcPr>
          <w:p w14:paraId="4F5B58C6" w14:textId="77777777" w:rsidR="001927D8" w:rsidRDefault="00386523" w:rsidP="00994896">
            <w:pPr>
              <w:pStyle w:val="affc"/>
            </w:pPr>
            <w:r>
              <w:t>時間</w:t>
            </w:r>
          </w:p>
        </w:tc>
        <w:tc>
          <w:tcPr>
            <w:tcW w:w="2418" w:type="pct"/>
            <w:shd w:val="clear" w:color="auto" w:fill="A8D08D"/>
            <w:tcMar>
              <w:top w:w="100" w:type="dxa"/>
              <w:left w:w="100" w:type="dxa"/>
              <w:bottom w:w="100" w:type="dxa"/>
              <w:right w:w="100" w:type="dxa"/>
            </w:tcMar>
          </w:tcPr>
          <w:p w14:paraId="7E6992F8" w14:textId="77777777" w:rsidR="001927D8" w:rsidRDefault="00386523" w:rsidP="00994896">
            <w:pPr>
              <w:pStyle w:val="affc"/>
            </w:pPr>
            <w:r>
              <w:t>工作及交付項目</w:t>
            </w:r>
          </w:p>
        </w:tc>
      </w:tr>
      <w:tr w:rsidR="001927D8" w14:paraId="243AA391" w14:textId="77777777" w:rsidTr="00A56CC9">
        <w:tc>
          <w:tcPr>
            <w:tcW w:w="747" w:type="pct"/>
            <w:vAlign w:val="center"/>
          </w:tcPr>
          <w:p w14:paraId="0F54CCAF" w14:textId="77777777" w:rsidR="001927D8" w:rsidRDefault="00386523" w:rsidP="00B91CBA">
            <w:pPr>
              <w:pStyle w:val="affe"/>
            </w:pPr>
            <w:r>
              <w:rPr>
                <w:rFonts w:hint="eastAsia"/>
              </w:rPr>
              <w:t>第一階段</w:t>
            </w:r>
          </w:p>
        </w:tc>
        <w:tc>
          <w:tcPr>
            <w:tcW w:w="734" w:type="pct"/>
            <w:shd w:val="clear" w:color="auto" w:fill="auto"/>
            <w:tcMar>
              <w:top w:w="100" w:type="dxa"/>
              <w:left w:w="100" w:type="dxa"/>
              <w:bottom w:w="100" w:type="dxa"/>
              <w:right w:w="100" w:type="dxa"/>
            </w:tcMar>
            <w:vAlign w:val="center"/>
          </w:tcPr>
          <w:p w14:paraId="433D21B4" w14:textId="77777777" w:rsidR="001927D8" w:rsidRDefault="00386523" w:rsidP="00B91CBA">
            <w:pPr>
              <w:pStyle w:val="affe"/>
            </w:pPr>
            <w:r>
              <w:t>期初</w:t>
            </w:r>
            <w:r>
              <w:rPr>
                <w:rFonts w:hint="eastAsia"/>
              </w:rPr>
              <w:t>階段</w:t>
            </w:r>
          </w:p>
        </w:tc>
        <w:tc>
          <w:tcPr>
            <w:tcW w:w="1100" w:type="pct"/>
            <w:shd w:val="clear" w:color="auto" w:fill="auto"/>
            <w:tcMar>
              <w:top w:w="100" w:type="dxa"/>
              <w:left w:w="100" w:type="dxa"/>
              <w:bottom w:w="100" w:type="dxa"/>
              <w:right w:w="100" w:type="dxa"/>
            </w:tcMar>
            <w:vAlign w:val="center"/>
          </w:tcPr>
          <w:p w14:paraId="1B42BED9" w14:textId="1155C272" w:rsidR="001927D8" w:rsidRPr="00103DC0" w:rsidRDefault="00A56CC9" w:rsidP="00A56CC9">
            <w:pPr>
              <w:pStyle w:val="affd"/>
            </w:pPr>
            <w:r>
              <w:rPr>
                <w:rFonts w:hint="eastAsia"/>
              </w:rPr>
              <w:t>決標</w:t>
            </w:r>
            <w:r w:rsidR="00DE7BD1" w:rsidRPr="00103DC0">
              <w:rPr>
                <w:rFonts w:hint="eastAsia"/>
              </w:rPr>
              <w:t>日起</w:t>
            </w:r>
            <w:r w:rsidR="00DE7BD1" w:rsidRPr="00103DC0">
              <w:rPr>
                <w:rFonts w:hint="eastAsia"/>
              </w:rPr>
              <w:t>14</w:t>
            </w:r>
            <w:r>
              <w:rPr>
                <w:rFonts w:hint="eastAsia"/>
              </w:rPr>
              <w:t>天</w:t>
            </w:r>
            <w:r w:rsidR="00DE7BD1" w:rsidRPr="00103DC0">
              <w:rPr>
                <w:rFonts w:hint="eastAsia"/>
              </w:rPr>
              <w:t>(</w:t>
            </w:r>
            <w:r w:rsidR="00DE7BD1" w:rsidRPr="00103DC0">
              <w:rPr>
                <w:rFonts w:hint="eastAsia"/>
              </w:rPr>
              <w:t>含例假日</w:t>
            </w:r>
            <w:r w:rsidR="00DE7BD1" w:rsidRPr="00103DC0">
              <w:rPr>
                <w:rFonts w:hint="eastAsia"/>
              </w:rPr>
              <w:t>)</w:t>
            </w:r>
          </w:p>
        </w:tc>
        <w:tc>
          <w:tcPr>
            <w:tcW w:w="2418" w:type="pct"/>
            <w:shd w:val="clear" w:color="auto" w:fill="auto"/>
            <w:tcMar>
              <w:top w:w="100" w:type="dxa"/>
              <w:left w:w="100" w:type="dxa"/>
              <w:bottom w:w="100" w:type="dxa"/>
              <w:right w:w="100" w:type="dxa"/>
            </w:tcMar>
            <w:vAlign w:val="center"/>
          </w:tcPr>
          <w:p w14:paraId="6AA0571B" w14:textId="7DECE108" w:rsidR="004C6D8D" w:rsidRPr="00B91CBA" w:rsidRDefault="00DE7BD1" w:rsidP="00B91CBA">
            <w:pPr>
              <w:pStyle w:val="affd"/>
            </w:pPr>
            <w:r w:rsidRPr="00B91CBA">
              <w:rPr>
                <w:rFonts w:hint="eastAsia"/>
              </w:rPr>
              <w:t>工作執行計畫書</w:t>
            </w:r>
            <w:r w:rsidR="00870907">
              <w:rPr>
                <w:rFonts w:hint="eastAsia"/>
              </w:rPr>
              <w:t>。</w:t>
            </w:r>
          </w:p>
        </w:tc>
      </w:tr>
      <w:tr w:rsidR="001927D8" w14:paraId="2D420AD9" w14:textId="77777777" w:rsidTr="00A56CC9">
        <w:tc>
          <w:tcPr>
            <w:tcW w:w="747" w:type="pct"/>
            <w:vAlign w:val="center"/>
          </w:tcPr>
          <w:p w14:paraId="78A1B5B5" w14:textId="77777777" w:rsidR="001927D8" w:rsidRDefault="00386523" w:rsidP="00B91CBA">
            <w:pPr>
              <w:pStyle w:val="affe"/>
            </w:pPr>
            <w:r>
              <w:t>第二階段</w:t>
            </w:r>
          </w:p>
        </w:tc>
        <w:tc>
          <w:tcPr>
            <w:tcW w:w="734" w:type="pct"/>
            <w:shd w:val="clear" w:color="auto" w:fill="auto"/>
            <w:tcMar>
              <w:top w:w="100" w:type="dxa"/>
              <w:left w:w="100" w:type="dxa"/>
              <w:bottom w:w="100" w:type="dxa"/>
              <w:right w:w="100" w:type="dxa"/>
            </w:tcMar>
            <w:vAlign w:val="center"/>
          </w:tcPr>
          <w:p w14:paraId="6EC4DE42" w14:textId="77777777" w:rsidR="001927D8" w:rsidRDefault="00386523" w:rsidP="00B91CBA">
            <w:pPr>
              <w:pStyle w:val="affe"/>
            </w:pPr>
            <w:r>
              <w:rPr>
                <w:rFonts w:hint="eastAsia"/>
              </w:rPr>
              <w:t>期中階段</w:t>
            </w:r>
          </w:p>
        </w:tc>
        <w:tc>
          <w:tcPr>
            <w:tcW w:w="1100" w:type="pct"/>
            <w:shd w:val="clear" w:color="auto" w:fill="auto"/>
            <w:tcMar>
              <w:top w:w="100" w:type="dxa"/>
              <w:left w:w="100" w:type="dxa"/>
              <w:bottom w:w="100" w:type="dxa"/>
              <w:right w:w="100" w:type="dxa"/>
            </w:tcMar>
            <w:vAlign w:val="center"/>
          </w:tcPr>
          <w:p w14:paraId="118F6D69" w14:textId="01FE1300" w:rsidR="001927D8" w:rsidRPr="00103DC0" w:rsidRDefault="00927882" w:rsidP="00103DC0">
            <w:pPr>
              <w:pStyle w:val="affd"/>
            </w:pPr>
            <w:r w:rsidRPr="00103DC0">
              <w:rPr>
                <w:rFonts w:hint="eastAsia"/>
              </w:rPr>
              <w:t>11</w:t>
            </w:r>
            <w:r w:rsidR="00A56CC9">
              <w:rPr>
                <w:rFonts w:hint="eastAsia"/>
              </w:rPr>
              <w:t>4</w:t>
            </w:r>
            <w:r w:rsidRPr="00103DC0">
              <w:rPr>
                <w:rFonts w:hint="eastAsia"/>
              </w:rPr>
              <w:t>年</w:t>
            </w:r>
            <w:r w:rsidRPr="00103DC0">
              <w:rPr>
                <w:rFonts w:hint="eastAsia"/>
              </w:rPr>
              <w:t>6</w:t>
            </w:r>
            <w:r w:rsidRPr="00103DC0">
              <w:rPr>
                <w:rFonts w:hint="eastAsia"/>
              </w:rPr>
              <w:t>月</w:t>
            </w:r>
            <w:r w:rsidRPr="00103DC0">
              <w:rPr>
                <w:rFonts w:hint="eastAsia"/>
              </w:rPr>
              <w:t>1</w:t>
            </w:r>
            <w:r w:rsidRPr="00103DC0">
              <w:rPr>
                <w:rFonts w:hint="eastAsia"/>
              </w:rPr>
              <w:t>日</w:t>
            </w:r>
          </w:p>
        </w:tc>
        <w:tc>
          <w:tcPr>
            <w:tcW w:w="2418" w:type="pct"/>
            <w:shd w:val="clear" w:color="auto" w:fill="auto"/>
            <w:tcMar>
              <w:top w:w="100" w:type="dxa"/>
              <w:left w:w="100" w:type="dxa"/>
              <w:bottom w:w="100" w:type="dxa"/>
              <w:right w:w="100" w:type="dxa"/>
            </w:tcMar>
          </w:tcPr>
          <w:p w14:paraId="46650A1E" w14:textId="4C917B21" w:rsidR="004C6D8D" w:rsidRDefault="00927882">
            <w:pPr>
              <w:pStyle w:val="affd"/>
            </w:pPr>
            <w:r w:rsidRPr="00927882">
              <w:rPr>
                <w:rFonts w:hint="eastAsia"/>
              </w:rPr>
              <w:t>「</w:t>
            </w:r>
            <w:r w:rsidR="002E7AC5">
              <w:rPr>
                <w:rFonts w:hint="eastAsia"/>
              </w:rPr>
              <w:t>農村</w:t>
            </w:r>
            <w:r w:rsidRPr="00927882">
              <w:rPr>
                <w:rFonts w:hint="eastAsia"/>
              </w:rPr>
              <w:t>水保</w:t>
            </w:r>
            <w:r w:rsidR="00870907">
              <w:rPr>
                <w:rFonts w:hint="eastAsia"/>
              </w:rPr>
              <w:t>親子</w:t>
            </w:r>
            <w:r w:rsidR="002E7AC5">
              <w:rPr>
                <w:rFonts w:hint="eastAsia"/>
              </w:rPr>
              <w:t>一日體驗</w:t>
            </w:r>
            <w:r w:rsidRPr="00927882">
              <w:rPr>
                <w:rFonts w:hint="eastAsia"/>
              </w:rPr>
              <w:t>營」執行計畫</w:t>
            </w:r>
            <w:r w:rsidR="004C6D8D">
              <w:rPr>
                <w:rFonts w:hint="eastAsia"/>
              </w:rPr>
              <w:t>書</w:t>
            </w:r>
            <w:r w:rsidR="00870907">
              <w:rPr>
                <w:rFonts w:hint="eastAsia"/>
              </w:rPr>
              <w:t>。</w:t>
            </w:r>
          </w:p>
        </w:tc>
      </w:tr>
      <w:tr w:rsidR="001927D8" w14:paraId="6EEEF2BB" w14:textId="77777777" w:rsidTr="00A56CC9">
        <w:tc>
          <w:tcPr>
            <w:tcW w:w="747" w:type="pct"/>
            <w:vAlign w:val="center"/>
          </w:tcPr>
          <w:p w14:paraId="59A6FA87" w14:textId="77777777" w:rsidR="001927D8" w:rsidRDefault="00386523" w:rsidP="00B91CBA">
            <w:pPr>
              <w:pStyle w:val="affe"/>
            </w:pPr>
            <w:r>
              <w:t>第三階段</w:t>
            </w:r>
          </w:p>
        </w:tc>
        <w:tc>
          <w:tcPr>
            <w:tcW w:w="734" w:type="pct"/>
            <w:shd w:val="clear" w:color="auto" w:fill="auto"/>
            <w:tcMar>
              <w:top w:w="100" w:type="dxa"/>
              <w:left w:w="100" w:type="dxa"/>
              <w:bottom w:w="100" w:type="dxa"/>
              <w:right w:w="100" w:type="dxa"/>
            </w:tcMar>
            <w:vAlign w:val="center"/>
          </w:tcPr>
          <w:p w14:paraId="75E5E2C2" w14:textId="77777777" w:rsidR="001927D8" w:rsidRDefault="00386523" w:rsidP="00B91CBA">
            <w:pPr>
              <w:pStyle w:val="affe"/>
            </w:pPr>
            <w:r>
              <w:rPr>
                <w:rFonts w:hint="eastAsia"/>
              </w:rPr>
              <w:t>期末階段</w:t>
            </w:r>
          </w:p>
        </w:tc>
        <w:tc>
          <w:tcPr>
            <w:tcW w:w="1100" w:type="pct"/>
            <w:shd w:val="clear" w:color="auto" w:fill="auto"/>
            <w:tcMar>
              <w:top w:w="100" w:type="dxa"/>
              <w:left w:w="100" w:type="dxa"/>
              <w:bottom w:w="100" w:type="dxa"/>
              <w:right w:w="100" w:type="dxa"/>
            </w:tcMar>
            <w:vAlign w:val="center"/>
          </w:tcPr>
          <w:p w14:paraId="0F3924E4" w14:textId="048BE474" w:rsidR="001927D8" w:rsidRPr="00103DC0" w:rsidRDefault="004C6D8D" w:rsidP="00103DC0">
            <w:pPr>
              <w:pStyle w:val="affd"/>
            </w:pPr>
            <w:r w:rsidRPr="00103DC0">
              <w:rPr>
                <w:rFonts w:hint="eastAsia"/>
              </w:rPr>
              <w:t>11</w:t>
            </w:r>
            <w:r w:rsidR="00A56CC9">
              <w:rPr>
                <w:rFonts w:hint="eastAsia"/>
              </w:rPr>
              <w:t>4</w:t>
            </w:r>
            <w:r w:rsidRPr="00103DC0">
              <w:rPr>
                <w:rFonts w:hint="eastAsia"/>
              </w:rPr>
              <w:t>年</w:t>
            </w:r>
            <w:r w:rsidRPr="00103DC0">
              <w:rPr>
                <w:rFonts w:hint="eastAsia"/>
              </w:rPr>
              <w:t>1</w:t>
            </w:r>
            <w:r w:rsidR="002E7AC5">
              <w:t>2</w:t>
            </w:r>
            <w:r w:rsidRPr="00103DC0">
              <w:rPr>
                <w:rFonts w:hint="eastAsia"/>
              </w:rPr>
              <w:t>月</w:t>
            </w:r>
            <w:r w:rsidRPr="00103DC0">
              <w:rPr>
                <w:rFonts w:hint="eastAsia"/>
              </w:rPr>
              <w:t>1</w:t>
            </w:r>
            <w:r w:rsidRPr="00103DC0">
              <w:rPr>
                <w:rFonts w:hint="eastAsia"/>
              </w:rPr>
              <w:t>日</w:t>
            </w:r>
          </w:p>
        </w:tc>
        <w:tc>
          <w:tcPr>
            <w:tcW w:w="2418" w:type="pct"/>
            <w:shd w:val="clear" w:color="auto" w:fill="auto"/>
            <w:tcMar>
              <w:top w:w="100" w:type="dxa"/>
              <w:left w:w="100" w:type="dxa"/>
              <w:bottom w:w="100" w:type="dxa"/>
              <w:right w:w="100" w:type="dxa"/>
            </w:tcMar>
          </w:tcPr>
          <w:p w14:paraId="1E48EE69" w14:textId="3CDFD5B1" w:rsidR="001927D8" w:rsidRDefault="00870907">
            <w:pPr>
              <w:pStyle w:val="affd"/>
            </w:pPr>
            <w:r w:rsidRPr="00870907">
              <w:rPr>
                <w:rFonts w:hint="eastAsia"/>
              </w:rPr>
              <w:t>完成履行採購標的之供應</w:t>
            </w:r>
            <w:r>
              <w:rPr>
                <w:rFonts w:hint="eastAsia"/>
              </w:rPr>
              <w:t>，</w:t>
            </w:r>
            <w:r w:rsidRPr="00870907">
              <w:rPr>
                <w:rFonts w:hint="eastAsia"/>
              </w:rPr>
              <w:t>並提送計畫正式成果報告書及相關資料</w:t>
            </w:r>
            <w:r>
              <w:rPr>
                <w:rFonts w:hint="eastAsia"/>
              </w:rPr>
              <w:t>。</w:t>
            </w:r>
          </w:p>
        </w:tc>
      </w:tr>
    </w:tbl>
    <w:p w14:paraId="5FE2DFCD" w14:textId="77777777" w:rsidR="001927D8" w:rsidRPr="00B91CBA" w:rsidRDefault="001927D8">
      <w:pPr>
        <w:pStyle w:val="23"/>
        <w:sectPr w:rsidR="001927D8" w:rsidRPr="00B91CBA" w:rsidSect="0010123C">
          <w:headerReference w:type="default" r:id="rId56"/>
          <w:pgSz w:w="11906" w:h="16838"/>
          <w:pgMar w:top="1440" w:right="1800" w:bottom="1440" w:left="1800" w:header="680" w:footer="992" w:gutter="0"/>
          <w:cols w:space="425"/>
          <w:docGrid w:type="lines" w:linePitch="381"/>
        </w:sectPr>
      </w:pPr>
    </w:p>
    <w:p w14:paraId="1DB09CA8" w14:textId="067E13E0" w:rsidR="001927D8" w:rsidRDefault="00386523" w:rsidP="0055021D">
      <w:pPr>
        <w:pStyle w:val="aff7"/>
      </w:pPr>
      <w:bookmarkStart w:id="191" w:name="_Toc191987990"/>
      <w:r>
        <w:lastRenderedPageBreak/>
        <w:t>表</w:t>
      </w:r>
      <w:r>
        <w:t xml:space="preserve"> 3</w:t>
      </w:r>
      <w:r>
        <w:noBreakHyphen/>
      </w:r>
      <w:r>
        <w:fldChar w:fldCharType="begin"/>
      </w:r>
      <w:r>
        <w:instrText xml:space="preserve"> SEQ </w:instrText>
      </w:r>
      <w:r>
        <w:instrText>表</w:instrText>
      </w:r>
      <w:r>
        <w:instrText xml:space="preserve"> \* ARABIC \s 1 </w:instrText>
      </w:r>
      <w:r>
        <w:fldChar w:fldCharType="separate"/>
      </w:r>
      <w:r w:rsidR="00E90F37">
        <w:rPr>
          <w:noProof/>
        </w:rPr>
        <w:t>2</w:t>
      </w:r>
      <w:r>
        <w:fldChar w:fldCharType="end"/>
      </w:r>
      <w:r>
        <w:t xml:space="preserve"> </w:t>
      </w:r>
      <w:r>
        <w:rPr>
          <w:rFonts w:hint="eastAsia"/>
        </w:rPr>
        <w:t>專案階段期程進度表</w:t>
      </w:r>
      <w:bookmarkEnd w:id="191"/>
    </w:p>
    <w:p w14:paraId="1B76A310" w14:textId="7A41E991" w:rsidR="001927D8" w:rsidRPr="0055021D" w:rsidRDefault="0025070B" w:rsidP="0055021D">
      <w:pPr>
        <w:pStyle w:val="afff2"/>
        <w:sectPr w:rsidR="001927D8" w:rsidRPr="0055021D" w:rsidSect="0010123C">
          <w:pgSz w:w="16838" w:h="11906" w:orient="landscape"/>
          <w:pgMar w:top="1474" w:right="1021" w:bottom="1474" w:left="1021" w:header="567" w:footer="850" w:gutter="0"/>
          <w:cols w:space="425"/>
          <w:docGrid w:type="lines" w:linePitch="381"/>
        </w:sectPr>
      </w:pPr>
      <w:r w:rsidRPr="0025070B">
        <w:t xml:space="preserve"> </w:t>
      </w:r>
      <w:r w:rsidR="0055021D" w:rsidRPr="0055021D">
        <w:drawing>
          <wp:inline distT="0" distB="0" distL="0" distR="0" wp14:anchorId="4DAA632D" wp14:editId="5046B864">
            <wp:extent cx="8260628" cy="5006340"/>
            <wp:effectExtent l="0" t="0" r="7620" b="3810"/>
            <wp:docPr id="12546973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7316" name=""/>
                    <pic:cNvPicPr/>
                  </pic:nvPicPr>
                  <pic:blipFill>
                    <a:blip r:embed="rId57"/>
                    <a:stretch>
                      <a:fillRect/>
                    </a:stretch>
                  </pic:blipFill>
                  <pic:spPr>
                    <a:xfrm>
                      <a:off x="0" y="0"/>
                      <a:ext cx="8274536" cy="5014769"/>
                    </a:xfrm>
                    <a:prstGeom prst="rect">
                      <a:avLst/>
                    </a:prstGeom>
                  </pic:spPr>
                </pic:pic>
              </a:graphicData>
            </a:graphic>
          </wp:inline>
        </w:drawing>
      </w:r>
    </w:p>
    <w:p w14:paraId="315A61F9" w14:textId="04859244" w:rsidR="00886453" w:rsidRDefault="00886453" w:rsidP="00886453">
      <w:pPr>
        <w:pStyle w:val="1"/>
      </w:pPr>
      <w:bookmarkStart w:id="192" w:name="_Ref122429404"/>
      <w:bookmarkStart w:id="193" w:name="_Ref122429405"/>
      <w:bookmarkStart w:id="194" w:name="_Toc130831297"/>
      <w:bookmarkStart w:id="195" w:name="_Toc191987973"/>
      <w:bookmarkStart w:id="196" w:name="_Ref61527042"/>
      <w:bookmarkStart w:id="197" w:name="_Ref63703711"/>
      <w:bookmarkStart w:id="198" w:name="_Toc63624905"/>
      <w:bookmarkStart w:id="199" w:name="_Ref63703710"/>
      <w:bookmarkStart w:id="200" w:name="_Ref122429280"/>
      <w:bookmarkStart w:id="201" w:name="_Ref122429281"/>
      <w:bookmarkEnd w:id="118"/>
      <w:bookmarkEnd w:id="119"/>
      <w:bookmarkEnd w:id="120"/>
      <w:bookmarkEnd w:id="121"/>
      <w:bookmarkEnd w:id="122"/>
      <w:bookmarkEnd w:id="123"/>
      <w:bookmarkEnd w:id="124"/>
      <w:bookmarkEnd w:id="125"/>
      <w:r>
        <w:rPr>
          <w:rFonts w:hint="eastAsia"/>
        </w:rPr>
        <w:lastRenderedPageBreak/>
        <w:t>專案管理及履約能力</w:t>
      </w:r>
      <w:bookmarkEnd w:id="192"/>
      <w:bookmarkEnd w:id="193"/>
      <w:bookmarkEnd w:id="194"/>
      <w:bookmarkEnd w:id="195"/>
    </w:p>
    <w:p w14:paraId="736D5A08" w14:textId="77777777" w:rsidR="00886453" w:rsidRDefault="00886453" w:rsidP="00886453">
      <w:pPr>
        <w:pStyle w:val="20"/>
      </w:pPr>
      <w:bookmarkStart w:id="202" w:name="_Toc130831298"/>
      <w:bookmarkStart w:id="203" w:name="_Ref131662462"/>
      <w:bookmarkStart w:id="204" w:name="_Ref131662469"/>
      <w:bookmarkStart w:id="205" w:name="_Ref166261329"/>
      <w:bookmarkStart w:id="206" w:name="_Toc191987974"/>
      <w:bookmarkStart w:id="207" w:name="_Hlk131634100"/>
      <w:r>
        <w:rPr>
          <w:rFonts w:hint="eastAsia"/>
        </w:rPr>
        <w:t>專案工作小組組織架構</w:t>
      </w:r>
      <w:bookmarkEnd w:id="202"/>
      <w:bookmarkEnd w:id="203"/>
      <w:bookmarkEnd w:id="204"/>
      <w:bookmarkEnd w:id="205"/>
      <w:bookmarkEnd w:id="206"/>
    </w:p>
    <w:p w14:paraId="4523D72C" w14:textId="77777777" w:rsidR="00886453" w:rsidRDefault="00886453" w:rsidP="00886453">
      <w:pPr>
        <w:pStyle w:val="23"/>
      </w:pPr>
      <w:r>
        <w:rPr>
          <w:rFonts w:hint="eastAsia"/>
        </w:rPr>
        <w:t>本計畫須在規定時程內完成專案全部工作項目，亟需注重各項工作進行之效率並兼顧品質、以按既定時程完成各階段目標；本團隊召集學有專精、實績豐富之團隊成員參與，以及專業設備資源之積極投入，更需對所有參與本計畫之人員妥予統籌規劃，充份運用各自專業素質能力，俾能發揮相乘之團隊精神。</w:t>
      </w:r>
    </w:p>
    <w:p w14:paraId="0B028CFA" w14:textId="1D58D880" w:rsidR="00886453" w:rsidRDefault="00886453" w:rsidP="00886453">
      <w:pPr>
        <w:pStyle w:val="23"/>
      </w:pPr>
      <w:bookmarkStart w:id="208" w:name="_Hlk131673838"/>
      <w:r>
        <w:rPr>
          <w:rFonts w:hint="eastAsia"/>
        </w:rPr>
        <w:t>本計畫任務編組專責人員及賦予任務說明</w:t>
      </w:r>
      <w:bookmarkEnd w:id="208"/>
      <w:r w:rsidR="006A63B6">
        <w:rPr>
          <w:rFonts w:hint="eastAsia"/>
        </w:rPr>
        <w:t>請參「</w:t>
      </w:r>
      <w:r w:rsidR="006A63B6" w:rsidRPr="006A63B6">
        <w:rPr>
          <w:rFonts w:hint="eastAsia"/>
          <w:highlight w:val="yellow"/>
        </w:rPr>
        <w:t>附件</w:t>
      </w:r>
      <w:r w:rsidR="00052059">
        <w:rPr>
          <w:rFonts w:hint="eastAsia"/>
          <w:highlight w:val="yellow"/>
        </w:rPr>
        <w:t>十一</w:t>
      </w:r>
      <w:r w:rsidR="006A63B6" w:rsidRPr="006A63B6">
        <w:rPr>
          <w:rFonts w:hint="eastAsia"/>
          <w:highlight w:val="yellow"/>
        </w:rPr>
        <w:t>、執行計畫之完整性與可行性補充資料</w:t>
      </w:r>
      <w:r w:rsidR="006A63B6" w:rsidRPr="006A63B6">
        <w:rPr>
          <w:rFonts w:hint="eastAsia"/>
          <w:highlight w:val="yellow"/>
        </w:rPr>
        <w:t xml:space="preserve"> (</w:t>
      </w:r>
      <w:r w:rsidR="00052059">
        <w:rPr>
          <w:rFonts w:hint="eastAsia"/>
          <w:highlight w:val="yellow"/>
        </w:rPr>
        <w:t>九</w:t>
      </w:r>
      <w:r w:rsidR="006A63B6" w:rsidRPr="006A63B6">
        <w:rPr>
          <w:rFonts w:hint="eastAsia"/>
          <w:highlight w:val="yellow"/>
        </w:rPr>
        <w:t>)</w:t>
      </w:r>
      <w:r w:rsidR="006A63B6">
        <w:rPr>
          <w:rFonts w:hint="eastAsia"/>
          <w:highlight w:val="yellow"/>
        </w:rPr>
        <w:t>工作小組任務說明</w:t>
      </w:r>
      <w:r w:rsidR="006A63B6">
        <w:rPr>
          <w:rFonts w:hint="eastAsia"/>
        </w:rPr>
        <w:t>」</w:t>
      </w:r>
    </w:p>
    <w:p w14:paraId="7BE70C10" w14:textId="77777777" w:rsidR="00886453" w:rsidRDefault="00886453" w:rsidP="00886453">
      <w:pPr>
        <w:pStyle w:val="20"/>
      </w:pPr>
      <w:bookmarkStart w:id="209" w:name="_Toc130831299"/>
      <w:bookmarkStart w:id="210" w:name="_Ref131662497"/>
      <w:bookmarkStart w:id="211" w:name="_Ref166250220"/>
      <w:bookmarkStart w:id="212" w:name="_Ref166254771"/>
      <w:bookmarkStart w:id="213" w:name="_Ref166254803"/>
      <w:bookmarkStart w:id="214" w:name="_Ref166254827"/>
      <w:bookmarkStart w:id="215" w:name="_Ref166261339"/>
      <w:bookmarkStart w:id="216" w:name="_Toc191987975"/>
      <w:r>
        <w:t>專案小組人力配置</w:t>
      </w:r>
      <w:bookmarkEnd w:id="209"/>
      <w:bookmarkEnd w:id="210"/>
      <w:bookmarkEnd w:id="211"/>
      <w:bookmarkEnd w:id="212"/>
      <w:bookmarkEnd w:id="213"/>
      <w:bookmarkEnd w:id="214"/>
      <w:bookmarkEnd w:id="215"/>
      <w:bookmarkEnd w:id="216"/>
    </w:p>
    <w:p w14:paraId="2FEE960C" w14:textId="6D3FB0BD" w:rsidR="00886453" w:rsidRDefault="00886453" w:rsidP="006A63B6">
      <w:pPr>
        <w:pStyle w:val="23"/>
      </w:pPr>
      <w:r>
        <w:rPr>
          <w:rFonts w:hint="eastAsia"/>
        </w:rPr>
        <w:t>本團隊合計所有投入之專業人員，整體人力配置將確保本計畫能於工作期間內順利完成。本計畫團隊人力配置編組如下</w:t>
      </w:r>
      <w:r w:rsidR="00BB18F1">
        <w:rPr>
          <w:rFonts w:hint="eastAsia"/>
        </w:rPr>
        <w:t>表</w:t>
      </w:r>
      <w:r>
        <w:rPr>
          <w:rFonts w:hint="eastAsia"/>
        </w:rPr>
        <w:t>，</w:t>
      </w:r>
      <w:r w:rsidR="00BB18F1">
        <w:rPr>
          <w:rFonts w:hint="eastAsia"/>
        </w:rPr>
        <w:t>完整團隊人力配置說明請參</w:t>
      </w:r>
      <w:r w:rsidR="006A63B6">
        <w:rPr>
          <w:rFonts w:hint="eastAsia"/>
        </w:rPr>
        <w:t>「</w:t>
      </w:r>
      <w:r w:rsidR="006A63B6" w:rsidRPr="006A63B6">
        <w:rPr>
          <w:rFonts w:hint="eastAsia"/>
          <w:highlight w:val="yellow"/>
        </w:rPr>
        <w:t>附件</w:t>
      </w:r>
      <w:r w:rsidR="00052059" w:rsidRPr="00052059">
        <w:rPr>
          <w:rFonts w:hint="eastAsia"/>
          <w:highlight w:val="yellow"/>
        </w:rPr>
        <w:t>十一</w:t>
      </w:r>
      <w:r w:rsidR="006A63B6" w:rsidRPr="006A63B6">
        <w:rPr>
          <w:rFonts w:hint="eastAsia"/>
          <w:highlight w:val="yellow"/>
        </w:rPr>
        <w:t>、執行計畫之完整性與可行性補充資料</w:t>
      </w:r>
      <w:r w:rsidR="006A63B6" w:rsidRPr="006A63B6">
        <w:rPr>
          <w:rFonts w:hint="eastAsia"/>
          <w:highlight w:val="yellow"/>
        </w:rPr>
        <w:t xml:space="preserve"> (</w:t>
      </w:r>
      <w:r w:rsidR="006A63B6" w:rsidRPr="006A63B6">
        <w:rPr>
          <w:rFonts w:hint="eastAsia"/>
          <w:highlight w:val="yellow"/>
        </w:rPr>
        <w:t>三</w:t>
      </w:r>
      <w:r w:rsidR="006A63B6" w:rsidRPr="006A63B6">
        <w:rPr>
          <w:rFonts w:hint="eastAsia"/>
          <w:highlight w:val="yellow"/>
        </w:rPr>
        <w:t>)</w:t>
      </w:r>
      <w:r w:rsidR="006A63B6" w:rsidRPr="006A63B6">
        <w:rPr>
          <w:rFonts w:hint="eastAsia"/>
          <w:highlight w:val="yellow"/>
        </w:rPr>
        <w:t>專案小組人力配置</w:t>
      </w:r>
      <w:r w:rsidR="006A63B6">
        <w:rPr>
          <w:rFonts w:hint="eastAsia"/>
        </w:rPr>
        <w:t>」，</w:t>
      </w:r>
      <w:r>
        <w:rPr>
          <w:rFonts w:hint="eastAsia"/>
        </w:rPr>
        <w:t>工作人員學經歷專長與證明文件</w:t>
      </w:r>
      <w:r w:rsidR="006A63B6">
        <w:rPr>
          <w:rFonts w:hint="eastAsia"/>
        </w:rPr>
        <w:t>請參</w:t>
      </w:r>
      <w:r w:rsidR="0045766C" w:rsidRPr="004B1923">
        <w:rPr>
          <w:rFonts w:hint="eastAsia"/>
          <w:highlight w:val="yellow"/>
        </w:rPr>
        <w:t>附件</w:t>
      </w:r>
      <w:r w:rsidR="00980735">
        <w:rPr>
          <w:rFonts w:hint="eastAsia"/>
          <w:highlight w:val="yellow"/>
        </w:rPr>
        <w:t>十</w:t>
      </w:r>
      <w:r w:rsidR="00052059">
        <w:rPr>
          <w:rFonts w:hint="eastAsia"/>
          <w:highlight w:val="yellow"/>
        </w:rPr>
        <w:t>四</w:t>
      </w:r>
      <w:r w:rsidR="00980735">
        <w:rPr>
          <w:rFonts w:hint="eastAsia"/>
          <w:highlight w:val="yellow"/>
        </w:rPr>
        <w:t>、</w:t>
      </w:r>
      <w:r w:rsidR="0045766C" w:rsidRPr="004B1923">
        <w:rPr>
          <w:rFonts w:hint="eastAsia"/>
          <w:highlight w:val="yellow"/>
        </w:rPr>
        <w:t>團隊</w:t>
      </w:r>
      <w:r w:rsidR="0045766C">
        <w:rPr>
          <w:rFonts w:hint="eastAsia"/>
          <w:highlight w:val="yellow"/>
        </w:rPr>
        <w:t>成員學經歷與證明</w:t>
      </w:r>
      <w:r>
        <w:rPr>
          <w:rFonts w:hint="eastAsia"/>
        </w:rPr>
        <w:t>。</w:t>
      </w:r>
    </w:p>
    <w:p w14:paraId="6EFF2159" w14:textId="31B0A978" w:rsidR="00886453" w:rsidRDefault="00CE6C12" w:rsidP="00886453">
      <w:pPr>
        <w:pStyle w:val="afff2"/>
      </w:pPr>
      <w:r>
        <w:drawing>
          <wp:inline distT="0" distB="0" distL="0" distR="0" wp14:anchorId="61623230" wp14:editId="08DA9028">
            <wp:extent cx="3455377" cy="2590909"/>
            <wp:effectExtent l="0" t="0" r="0" b="0"/>
            <wp:docPr id="6566743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438" name="圖片 6566743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64781" cy="2597960"/>
                    </a:xfrm>
                    <a:prstGeom prst="rect">
                      <a:avLst/>
                    </a:prstGeom>
                  </pic:spPr>
                </pic:pic>
              </a:graphicData>
            </a:graphic>
          </wp:inline>
        </w:drawing>
      </w:r>
    </w:p>
    <w:p w14:paraId="4CAF4F1D" w14:textId="34933BEE" w:rsidR="00886453" w:rsidRDefault="00886453" w:rsidP="00886453">
      <w:pPr>
        <w:pStyle w:val="aff7"/>
      </w:pPr>
      <w:bookmarkStart w:id="217" w:name="_Toc130831316"/>
      <w:bookmarkStart w:id="218" w:name="_Toc191996179"/>
      <w:r>
        <w:rPr>
          <w:rFonts w:hint="eastAsia"/>
        </w:rPr>
        <w:t>圖</w:t>
      </w:r>
      <w:r>
        <w:rPr>
          <w:rFonts w:hint="eastAsia"/>
        </w:rPr>
        <w:t xml:space="preserve"> 4</w:t>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E90F37">
        <w:rPr>
          <w:noProof/>
        </w:rPr>
        <w:t>1</w:t>
      </w:r>
      <w:r>
        <w:fldChar w:fldCharType="end"/>
      </w:r>
      <w:r>
        <w:rPr>
          <w:rFonts w:hint="eastAsia"/>
        </w:rPr>
        <w:t xml:space="preserve"> </w:t>
      </w:r>
      <w:r>
        <w:rPr>
          <w:rFonts w:hint="eastAsia"/>
        </w:rPr>
        <w:t>專案團隊工作成員組織架構圖</w:t>
      </w:r>
      <w:bookmarkEnd w:id="217"/>
      <w:bookmarkEnd w:id="218"/>
    </w:p>
    <w:p w14:paraId="4CA7BD84" w14:textId="5AB0BD86" w:rsidR="00886453" w:rsidRPr="00962EF8" w:rsidRDefault="00886453" w:rsidP="00886453">
      <w:pPr>
        <w:pStyle w:val="1"/>
      </w:pPr>
      <w:bookmarkStart w:id="219" w:name="_Ref122536351"/>
      <w:bookmarkStart w:id="220" w:name="_Ref122536353"/>
      <w:bookmarkStart w:id="221" w:name="_Ref122536378"/>
      <w:bookmarkStart w:id="222" w:name="_Ref122536379"/>
      <w:bookmarkStart w:id="223" w:name="_Toc130831301"/>
      <w:bookmarkStart w:id="224" w:name="_Toc191987976"/>
      <w:bookmarkEnd w:id="207"/>
      <w:r>
        <w:rPr>
          <w:rFonts w:hint="eastAsia"/>
        </w:rPr>
        <w:lastRenderedPageBreak/>
        <w:t>公司規模與實績</w:t>
      </w:r>
      <w:bookmarkEnd w:id="219"/>
      <w:bookmarkEnd w:id="220"/>
      <w:bookmarkEnd w:id="221"/>
      <w:bookmarkEnd w:id="222"/>
      <w:bookmarkEnd w:id="223"/>
      <w:bookmarkEnd w:id="224"/>
    </w:p>
    <w:p w14:paraId="5A1E4F23" w14:textId="77777777" w:rsidR="00886453" w:rsidRPr="00962EF8" w:rsidRDefault="00886453" w:rsidP="00886453">
      <w:pPr>
        <w:pStyle w:val="20"/>
      </w:pPr>
      <w:bookmarkStart w:id="225" w:name="_Toc130831302"/>
      <w:bookmarkStart w:id="226" w:name="_Ref166253822"/>
      <w:bookmarkStart w:id="227" w:name="_Ref166253826"/>
      <w:bookmarkStart w:id="228" w:name="_Ref166253854"/>
      <w:bookmarkStart w:id="229" w:name="_Ref166253863"/>
      <w:bookmarkStart w:id="230" w:name="_Ref166253923"/>
      <w:bookmarkStart w:id="231" w:name="_Ref166254864"/>
      <w:bookmarkStart w:id="232" w:name="_Ref166255923"/>
      <w:bookmarkStart w:id="233" w:name="_Ref166255926"/>
      <w:bookmarkStart w:id="234" w:name="_Toc191987977"/>
      <w:r>
        <w:rPr>
          <w:rFonts w:hint="eastAsia"/>
        </w:rPr>
        <w:t>茁思科技公司簡介</w:t>
      </w:r>
      <w:bookmarkEnd w:id="225"/>
      <w:bookmarkEnd w:id="226"/>
      <w:bookmarkEnd w:id="227"/>
      <w:bookmarkEnd w:id="228"/>
      <w:bookmarkEnd w:id="229"/>
      <w:bookmarkEnd w:id="230"/>
      <w:bookmarkEnd w:id="231"/>
      <w:bookmarkEnd w:id="232"/>
      <w:bookmarkEnd w:id="233"/>
      <w:bookmarkEnd w:id="234"/>
    </w:p>
    <w:p w14:paraId="2EB125CE" w14:textId="4A988695" w:rsidR="00980735" w:rsidRDefault="00A60859" w:rsidP="008664F2">
      <w:pPr>
        <w:pStyle w:val="23"/>
        <w:jc w:val="both"/>
      </w:pPr>
      <w:bookmarkStart w:id="235" w:name="_Hlk166246678"/>
      <w:r w:rsidRPr="00A60859">
        <w:t>本計畫投標廠商為「茁思科技股份有限公司」（以下稱茁思科技），以「整合行銷」為核心理念，致力於提供全方位的行銷策劃與執行，協助政府機關、企業及相關單位透過多元媒體管道提升曝光度，精準觸及不同目標受眾。除了數位行銷的專業服務外，茁思科技亦積極投入實體活動策劃，整合新媒體與現場互動，以達到更高效的宣導效果。</w:t>
      </w:r>
    </w:p>
    <w:p w14:paraId="57CED7EA" w14:textId="24E3F969" w:rsidR="00886453" w:rsidRDefault="008E224E" w:rsidP="008664F2">
      <w:pPr>
        <w:pStyle w:val="23"/>
        <w:jc w:val="both"/>
      </w:pPr>
      <w:r w:rsidRPr="003F77BA">
        <w:rPr>
          <w:rFonts w:hint="eastAsia"/>
        </w:rPr>
        <w:t>茁思科技為確保公司內外部及所維護專案之資訊安全，於</w:t>
      </w:r>
      <w:r w:rsidRPr="003F77BA">
        <w:rPr>
          <w:rFonts w:hint="eastAsia"/>
        </w:rPr>
        <w:t xml:space="preserve"> 2022 </w:t>
      </w:r>
      <w:r w:rsidRPr="003F77BA">
        <w:rPr>
          <w:rFonts w:hint="eastAsia"/>
        </w:rPr>
        <w:t>年</w:t>
      </w:r>
      <w:r w:rsidRPr="003F77BA">
        <w:rPr>
          <w:rFonts w:hint="eastAsia"/>
        </w:rPr>
        <w:t xml:space="preserve"> 12 </w:t>
      </w:r>
      <w:r w:rsidRPr="003F77BA">
        <w:rPr>
          <w:rFonts w:hint="eastAsia"/>
        </w:rPr>
        <w:t>月</w:t>
      </w:r>
      <w:r>
        <w:rPr>
          <w:rFonts w:hint="eastAsia"/>
        </w:rPr>
        <w:t>取得</w:t>
      </w:r>
      <w:r w:rsidRPr="003F77BA">
        <w:rPr>
          <w:rFonts w:hint="eastAsia"/>
        </w:rPr>
        <w:t>ISO/IEC 27001</w:t>
      </w:r>
      <w:r w:rsidRPr="003F77BA">
        <w:rPr>
          <w:rFonts w:hint="eastAsia"/>
        </w:rPr>
        <w:t>：</w:t>
      </w:r>
      <w:r w:rsidRPr="003F77BA">
        <w:rPr>
          <w:rFonts w:hint="eastAsia"/>
        </w:rPr>
        <w:t xml:space="preserve">2013 </w:t>
      </w:r>
      <w:r w:rsidRPr="003F77BA">
        <w:rPr>
          <w:rFonts w:hint="eastAsia"/>
        </w:rPr>
        <w:t>資訊安全管理系統的國際認證</w:t>
      </w:r>
      <w:r w:rsidR="00886453" w:rsidRPr="006545C6">
        <w:rPr>
          <w:rFonts w:hint="eastAsia"/>
        </w:rPr>
        <w:t>。</w:t>
      </w:r>
      <w:r>
        <w:rPr>
          <w:rFonts w:hint="eastAsia"/>
        </w:rPr>
        <w:t>更多</w:t>
      </w:r>
      <w:r w:rsidR="000E272B" w:rsidRPr="004B1923">
        <w:rPr>
          <w:rFonts w:hint="eastAsia"/>
          <w:highlight w:val="yellow"/>
        </w:rPr>
        <w:t>詳</w:t>
      </w:r>
      <w:r>
        <w:rPr>
          <w:rFonts w:hint="eastAsia"/>
          <w:highlight w:val="yellow"/>
        </w:rPr>
        <w:t>細說明請參「</w:t>
      </w:r>
      <w:r w:rsidR="000E272B" w:rsidRPr="004B1923">
        <w:rPr>
          <w:rFonts w:hint="eastAsia"/>
          <w:highlight w:val="yellow"/>
        </w:rPr>
        <w:t>附件</w:t>
      </w:r>
      <w:r w:rsidR="00052059">
        <w:rPr>
          <w:rFonts w:hint="eastAsia"/>
          <w:highlight w:val="yellow"/>
        </w:rPr>
        <w:t>十</w:t>
      </w:r>
      <w:r w:rsidR="00EC2780">
        <w:rPr>
          <w:rFonts w:hint="eastAsia"/>
          <w:highlight w:val="yellow"/>
        </w:rPr>
        <w:t>、</w:t>
      </w:r>
      <w:r w:rsidR="000E272B">
        <w:rPr>
          <w:rFonts w:hint="eastAsia"/>
          <w:highlight w:val="yellow"/>
        </w:rPr>
        <w:t>茁思科技公司基本資料</w:t>
      </w:r>
      <w:r>
        <w:rPr>
          <w:rFonts w:hint="eastAsia"/>
          <w:highlight w:val="yellow"/>
        </w:rPr>
        <w:t>」</w:t>
      </w:r>
      <w:bookmarkEnd w:id="235"/>
    </w:p>
    <w:p w14:paraId="353E22EC" w14:textId="4E56D4A9" w:rsidR="00886453" w:rsidRPr="00962EF8" w:rsidRDefault="00886453" w:rsidP="00886453">
      <w:pPr>
        <w:pStyle w:val="20"/>
      </w:pPr>
      <w:bookmarkStart w:id="236" w:name="_Ref122536329"/>
      <w:bookmarkStart w:id="237" w:name="_Ref122536332"/>
      <w:bookmarkStart w:id="238" w:name="_Toc130831303"/>
      <w:bookmarkStart w:id="239" w:name="_Toc191987978"/>
      <w:r>
        <w:rPr>
          <w:rFonts w:hint="eastAsia"/>
        </w:rPr>
        <w:t>實績經驗與案例</w:t>
      </w:r>
      <w:bookmarkEnd w:id="236"/>
      <w:bookmarkEnd w:id="237"/>
      <w:bookmarkEnd w:id="238"/>
      <w:bookmarkEnd w:id="239"/>
    </w:p>
    <w:p w14:paraId="2A77D6D5" w14:textId="77777777" w:rsidR="00886453" w:rsidRPr="00962EF8" w:rsidRDefault="00886453" w:rsidP="00886453">
      <w:pPr>
        <w:pStyle w:val="3"/>
        <w:spacing w:before="190"/>
      </w:pPr>
      <w:r>
        <w:rPr>
          <w:rFonts w:hint="eastAsia"/>
        </w:rPr>
        <w:t>多元整合、行銷網絡串聯</w:t>
      </w:r>
    </w:p>
    <w:p w14:paraId="52796F83" w14:textId="7D821E3F" w:rsidR="00886453" w:rsidRDefault="00886453" w:rsidP="00886453">
      <w:pPr>
        <w:pStyle w:val="30"/>
      </w:pPr>
      <w:r>
        <w:rPr>
          <w:rFonts w:hint="eastAsia"/>
        </w:rPr>
        <w:t>近年來，各式數位化的科技導入教育網、生活圈，串聯起豐富多元的宣導形式，本團隊除了程式開發不斷優化外，也日益精進展具與設計，不斷推陳出新，並掌握趨勢脈動，提供單位創新</w:t>
      </w:r>
      <w:r w:rsidR="00740E33">
        <w:rPr>
          <w:rFonts w:hint="eastAsia"/>
        </w:rPr>
        <w:t>、</w:t>
      </w:r>
      <w:r>
        <w:rPr>
          <w:rFonts w:hint="eastAsia"/>
        </w:rPr>
        <w:t>創意的活動提案，如實達成目標與願景，增進宣導之效果。</w:t>
      </w:r>
    </w:p>
    <w:p w14:paraId="17B7CF08" w14:textId="2363FB40" w:rsidR="00886453" w:rsidRPr="00FE3221" w:rsidRDefault="00886453" w:rsidP="008664F2">
      <w:pPr>
        <w:pStyle w:val="30"/>
        <w:jc w:val="both"/>
      </w:pPr>
      <w:r>
        <w:rPr>
          <w:rFonts w:hint="eastAsia"/>
        </w:rPr>
        <w:t>本團隊</w:t>
      </w:r>
      <w:r w:rsidR="00AF61B2">
        <w:rPr>
          <w:rFonts w:hint="eastAsia"/>
        </w:rPr>
        <w:t>1</w:t>
      </w:r>
      <w:r w:rsidR="00AF61B2">
        <w:t>12</w:t>
      </w:r>
      <w:r w:rsidR="00AF61B2">
        <w:rPr>
          <w:rFonts w:hint="eastAsia"/>
        </w:rPr>
        <w:t>年</w:t>
      </w:r>
      <w:r w:rsidR="00740E33">
        <w:rPr>
          <w:rFonts w:hint="eastAsia"/>
        </w:rPr>
        <w:t>起</w:t>
      </w:r>
      <w:r w:rsidR="00AF61B2">
        <w:rPr>
          <w:rFonts w:hint="eastAsia"/>
        </w:rPr>
        <w:t>承接</w:t>
      </w:r>
      <w:r w:rsidR="00C667AB">
        <w:rPr>
          <w:rFonts w:hint="eastAsia"/>
        </w:rPr>
        <w:t>貴局水土保持戶外教學及多元化宣導計畫</w:t>
      </w:r>
      <w:r w:rsidR="00B62609">
        <w:rPr>
          <w:rFonts w:hint="eastAsia"/>
        </w:rPr>
        <w:t>，連續兩年</w:t>
      </w:r>
      <w:r w:rsidR="00B62609">
        <w:rPr>
          <w:rFonts w:hint="eastAsia"/>
        </w:rPr>
        <w:t>(</w:t>
      </w:r>
      <w:r w:rsidR="00B62609">
        <w:t>1</w:t>
      </w:r>
      <w:r w:rsidR="00B62609">
        <w:rPr>
          <w:rFonts w:hint="eastAsia"/>
        </w:rPr>
        <w:t>12-113</w:t>
      </w:r>
      <w:r w:rsidR="00B62609">
        <w:rPr>
          <w:rFonts w:hint="eastAsia"/>
        </w:rPr>
        <w:t>年</w:t>
      </w:r>
      <w:r w:rsidR="00B62609">
        <w:rPr>
          <w:rFonts w:hint="eastAsia"/>
        </w:rPr>
        <w:t>)</w:t>
      </w:r>
      <w:r w:rsidR="00B62609">
        <w:rPr>
          <w:rFonts w:hint="eastAsia"/>
        </w:rPr>
        <w:t>皆</w:t>
      </w:r>
      <w:r w:rsidR="00C667AB">
        <w:rPr>
          <w:rFonts w:hint="eastAsia"/>
        </w:rPr>
        <w:t>投入大量的人物力於本計畫，</w:t>
      </w:r>
      <w:r w:rsidR="00B62609" w:rsidRPr="00B62609">
        <w:t>不僅能執行傳統宣導活動，更能</w:t>
      </w:r>
      <w:r w:rsidR="00B62609">
        <w:rPr>
          <w:rFonts w:hint="eastAsia"/>
        </w:rPr>
        <w:t>運</w:t>
      </w:r>
      <w:r w:rsidR="00B62609" w:rsidRPr="00B62609">
        <w:rPr>
          <w:rFonts w:hint="eastAsia"/>
        </w:rPr>
        <w:t>用本身之技術開發能量，搭配視覺動畫與遊戲企劃之能力，</w:t>
      </w:r>
      <w:r w:rsidR="00B62609" w:rsidRPr="00B62609">
        <w:t>透過數位科技與創新方式擴大計畫影響力</w:t>
      </w:r>
      <w:r w:rsidR="00B62609">
        <w:rPr>
          <w:rFonts w:hint="eastAsia"/>
        </w:rPr>
        <w:t>；同時有擁豐富的水土保持教育推廣經驗，具備第一線的執行推廣經驗、</w:t>
      </w:r>
      <w:r w:rsidR="00AF43A7" w:rsidRPr="00AF43A7">
        <w:rPr>
          <w:rFonts w:hint="eastAsia"/>
        </w:rPr>
        <w:t>妥善利用與整合</w:t>
      </w:r>
      <w:r w:rsidR="007544CB">
        <w:rPr>
          <w:rFonts w:hint="eastAsia"/>
        </w:rPr>
        <w:t>，</w:t>
      </w:r>
      <w:r w:rsidR="00AF43A7">
        <w:rPr>
          <w:rFonts w:hint="eastAsia"/>
        </w:rPr>
        <w:t>以全新的「新北水保探險島」</w:t>
      </w:r>
      <w:r w:rsidR="00AF43A7">
        <w:t>Gather</w:t>
      </w:r>
      <w:r w:rsidR="00AF43A7">
        <w:rPr>
          <w:rFonts w:hint="eastAsia"/>
        </w:rPr>
        <w:t>科技平台上線，</w:t>
      </w:r>
      <w:r w:rsidR="00B62609" w:rsidRPr="00B62609">
        <w:rPr>
          <w:rFonts w:hint="eastAsia"/>
        </w:rPr>
        <w:t>辦理線上線下推廣活動超過</w:t>
      </w:r>
      <w:r w:rsidR="00B62609" w:rsidRPr="00B62609">
        <w:rPr>
          <w:rFonts w:hint="eastAsia"/>
        </w:rPr>
        <w:t>2</w:t>
      </w:r>
      <w:r w:rsidR="00B62609" w:rsidRPr="00B62609">
        <w:t>0</w:t>
      </w:r>
      <w:r w:rsidR="00B62609" w:rsidRPr="00B62609">
        <w:rPr>
          <w:rFonts w:hint="eastAsia"/>
        </w:rPr>
        <w:t>場次，擴大深化推廣應用效益，</w:t>
      </w:r>
      <w:r w:rsidR="00B62609">
        <w:rPr>
          <w:rFonts w:hint="eastAsia"/>
        </w:rPr>
        <w:t>確保本計畫達</w:t>
      </w:r>
      <w:r w:rsidR="00B62609">
        <w:rPr>
          <w:rFonts w:hint="eastAsia"/>
        </w:rPr>
        <w:lastRenderedPageBreak/>
        <w:t>成預期目標、提升教育推廣成效。</w:t>
      </w:r>
      <w:r w:rsidR="004B4034">
        <w:rPr>
          <w:rFonts w:hint="eastAsia"/>
        </w:rPr>
        <w:t>更多</w:t>
      </w:r>
      <w:r w:rsidR="004B4034" w:rsidRPr="004B4034">
        <w:rPr>
          <w:rFonts w:hint="eastAsia"/>
        </w:rPr>
        <w:t>相關實績內容與證明資料請參閱</w:t>
      </w:r>
      <w:r w:rsidR="004B4034">
        <w:rPr>
          <w:rFonts w:hint="eastAsia"/>
        </w:rPr>
        <w:t>「</w:t>
      </w:r>
      <w:r w:rsidR="000E272B" w:rsidRPr="004B1923">
        <w:rPr>
          <w:rFonts w:hint="eastAsia"/>
          <w:highlight w:val="yellow"/>
        </w:rPr>
        <w:t>附件</w:t>
      </w:r>
      <w:r w:rsidR="00052059">
        <w:rPr>
          <w:rFonts w:hint="eastAsia"/>
          <w:highlight w:val="yellow"/>
        </w:rPr>
        <w:t>十二</w:t>
      </w:r>
      <w:r w:rsidR="00EC2780">
        <w:rPr>
          <w:rFonts w:hint="eastAsia"/>
          <w:highlight w:val="yellow"/>
        </w:rPr>
        <w:t>、</w:t>
      </w:r>
      <w:r w:rsidR="000E272B" w:rsidRPr="004B1923">
        <w:rPr>
          <w:rFonts w:hint="eastAsia"/>
          <w:highlight w:val="yellow"/>
        </w:rPr>
        <w:t>團隊實績證明補充資料</w:t>
      </w:r>
      <w:r w:rsidR="003720F1">
        <w:rPr>
          <w:rFonts w:hint="eastAsia"/>
          <w:highlight w:val="yellow"/>
        </w:rPr>
        <w:t>」</w:t>
      </w:r>
    </w:p>
    <w:p w14:paraId="018E229A" w14:textId="35B1F4E5" w:rsidR="00886453" w:rsidRDefault="00712E90" w:rsidP="00886453">
      <w:pPr>
        <w:pStyle w:val="afff2"/>
      </w:pPr>
      <w:r w:rsidRPr="00707A16">
        <w:drawing>
          <wp:inline distT="0" distB="0" distL="0" distR="0" wp14:anchorId="7AE30B70" wp14:editId="50CE0C72">
            <wp:extent cx="2421255" cy="1742320"/>
            <wp:effectExtent l="0" t="0" r="0" b="0"/>
            <wp:docPr id="21" name="圖片 63939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639394996"/>
                    <pic:cNvPicPr>
                      <a:picLocks noChangeAspect="1" noChangeArrowheads="1"/>
                    </pic:cNvPicPr>
                  </pic:nvPicPr>
                  <pic:blipFill>
                    <a:blip r:embed="rId59" cstate="print">
                      <a:extLst>
                        <a:ext uri="{28A0092B-C50C-407E-A947-70E740481C1C}">
                          <a14:useLocalDpi xmlns:a14="http://schemas.microsoft.com/office/drawing/2010/main" val="0"/>
                        </a:ext>
                      </a:extLst>
                    </a:blip>
                    <a:srcRect t="2195" b="2195"/>
                    <a:stretch>
                      <a:fillRect/>
                    </a:stretch>
                  </pic:blipFill>
                  <pic:spPr bwMode="auto">
                    <a:xfrm>
                      <a:off x="0" y="0"/>
                      <a:ext cx="2429858" cy="1748511"/>
                    </a:xfrm>
                    <a:prstGeom prst="rect">
                      <a:avLst/>
                    </a:prstGeom>
                    <a:noFill/>
                    <a:ln>
                      <a:noFill/>
                    </a:ln>
                  </pic:spPr>
                </pic:pic>
              </a:graphicData>
            </a:graphic>
          </wp:inline>
        </w:drawing>
      </w:r>
      <w:r w:rsidR="00FE3221" w:rsidRPr="00FE3221">
        <w:drawing>
          <wp:inline distT="0" distB="0" distL="0" distR="0" wp14:anchorId="786DA5DB" wp14:editId="1D983E54">
            <wp:extent cx="2356339" cy="1757753"/>
            <wp:effectExtent l="0" t="0" r="6350" b="0"/>
            <wp:docPr id="75332680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60885" cy="1761144"/>
                    </a:xfrm>
                    <a:prstGeom prst="rect">
                      <a:avLst/>
                    </a:prstGeom>
                    <a:noFill/>
                    <a:ln>
                      <a:noFill/>
                    </a:ln>
                  </pic:spPr>
                </pic:pic>
              </a:graphicData>
            </a:graphic>
          </wp:inline>
        </w:drawing>
      </w:r>
    </w:p>
    <w:p w14:paraId="44D2265E" w14:textId="17D4EF5E" w:rsidR="00886453" w:rsidRDefault="00886453" w:rsidP="003369DA">
      <w:pPr>
        <w:pStyle w:val="aff7"/>
      </w:pPr>
      <w:bookmarkStart w:id="240" w:name="_Toc130831319"/>
      <w:bookmarkStart w:id="241" w:name="_Toc191996180"/>
      <w:r>
        <w:rPr>
          <w:rFonts w:hint="eastAsia"/>
        </w:rPr>
        <w:t>圖</w:t>
      </w:r>
      <w:r>
        <w:rPr>
          <w:rFonts w:hint="eastAsia"/>
        </w:rPr>
        <w:t xml:space="preserve"> 5-</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E90F37">
        <w:rPr>
          <w:noProof/>
        </w:rPr>
        <w:t>1</w:t>
      </w:r>
      <w:r>
        <w:fldChar w:fldCharType="end"/>
      </w:r>
      <w:bookmarkEnd w:id="240"/>
      <w:r w:rsidR="003369DA">
        <w:rPr>
          <w:rFonts w:hint="eastAsia"/>
        </w:rPr>
        <w:t>實際辦理</w:t>
      </w:r>
      <w:r w:rsidR="00D90447">
        <w:rPr>
          <w:rFonts w:hint="eastAsia"/>
        </w:rPr>
        <w:t>貴</w:t>
      </w:r>
      <w:r w:rsidR="00CB35CA">
        <w:rPr>
          <w:rFonts w:hint="eastAsia"/>
        </w:rPr>
        <w:t>局</w:t>
      </w:r>
      <w:r w:rsidR="003369DA">
        <w:rPr>
          <w:rFonts w:hint="eastAsia"/>
        </w:rPr>
        <w:t>活動花絮剪影</w:t>
      </w:r>
      <w:bookmarkEnd w:id="241"/>
    </w:p>
    <w:p w14:paraId="29F8E9A1" w14:textId="4D27A120" w:rsidR="00BD0F1F" w:rsidRDefault="00BD0F1F" w:rsidP="00886453">
      <w:pPr>
        <w:pStyle w:val="afff2"/>
      </w:pPr>
      <w:r w:rsidRPr="00366F10">
        <w:drawing>
          <wp:inline distT="0" distB="0" distL="0" distR="0" wp14:anchorId="67E5C831" wp14:editId="753DEF97">
            <wp:extent cx="1752600" cy="2476500"/>
            <wp:effectExtent l="0" t="0" r="0" b="0"/>
            <wp:docPr id="15738678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52600" cy="2476500"/>
                    </a:xfrm>
                    <a:prstGeom prst="rect">
                      <a:avLst/>
                    </a:prstGeom>
                    <a:noFill/>
                    <a:ln>
                      <a:noFill/>
                    </a:ln>
                  </pic:spPr>
                </pic:pic>
              </a:graphicData>
            </a:graphic>
          </wp:inline>
        </w:drawing>
      </w:r>
      <w:r w:rsidRPr="002C7433">
        <w:drawing>
          <wp:inline distT="0" distB="0" distL="0" distR="0" wp14:anchorId="045D2816" wp14:editId="04D79735">
            <wp:extent cx="1571625" cy="2438400"/>
            <wp:effectExtent l="0" t="0" r="9525" b="0"/>
            <wp:docPr id="97924474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71625" cy="2438400"/>
                    </a:xfrm>
                    <a:prstGeom prst="rect">
                      <a:avLst/>
                    </a:prstGeom>
                    <a:noFill/>
                    <a:ln>
                      <a:noFill/>
                    </a:ln>
                  </pic:spPr>
                </pic:pic>
              </a:graphicData>
            </a:graphic>
          </wp:inline>
        </w:drawing>
      </w:r>
    </w:p>
    <w:p w14:paraId="7B38DEEA" w14:textId="6232E2A7" w:rsidR="00886453" w:rsidRDefault="00BD0F1F" w:rsidP="00886453">
      <w:pPr>
        <w:pStyle w:val="afff2"/>
      </w:pPr>
      <w:r w:rsidRPr="002C7433">
        <w:drawing>
          <wp:inline distT="0" distB="0" distL="0" distR="0" wp14:anchorId="117C6C41" wp14:editId="6D51C01E">
            <wp:extent cx="2409825" cy="1571625"/>
            <wp:effectExtent l="0" t="0" r="9525" b="9525"/>
            <wp:docPr id="16306002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09825" cy="1571625"/>
                    </a:xfrm>
                    <a:prstGeom prst="rect">
                      <a:avLst/>
                    </a:prstGeom>
                    <a:noFill/>
                    <a:ln>
                      <a:noFill/>
                    </a:ln>
                  </pic:spPr>
                </pic:pic>
              </a:graphicData>
            </a:graphic>
          </wp:inline>
        </w:drawing>
      </w:r>
    </w:p>
    <w:p w14:paraId="4FCCBC4E" w14:textId="70DCE8CA" w:rsidR="00886453" w:rsidRDefault="00886453" w:rsidP="00886453">
      <w:pPr>
        <w:pStyle w:val="aff7"/>
      </w:pPr>
      <w:bookmarkStart w:id="242" w:name="_Toc130831321"/>
      <w:bookmarkStart w:id="243" w:name="_Toc191996181"/>
      <w:r>
        <w:rPr>
          <w:rFonts w:hint="eastAsia"/>
        </w:rPr>
        <w:t>圖</w:t>
      </w:r>
      <w:r>
        <w:rPr>
          <w:rFonts w:hint="eastAsia"/>
        </w:rPr>
        <w:t xml:space="preserve"> 5-</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E90F37">
        <w:rPr>
          <w:noProof/>
        </w:rPr>
        <w:t>2</w:t>
      </w:r>
      <w:r>
        <w:fldChar w:fldCharType="end"/>
      </w:r>
      <w:r>
        <w:rPr>
          <w:rFonts w:hint="eastAsia"/>
        </w:rPr>
        <w:t xml:space="preserve"> </w:t>
      </w:r>
      <w:r>
        <w:rPr>
          <w:rFonts w:hint="eastAsia"/>
        </w:rPr>
        <w:t>搭配活動宣</w:t>
      </w:r>
      <w:bookmarkEnd w:id="242"/>
      <w:r w:rsidR="00E648B2">
        <w:rPr>
          <w:rFonts w:hint="eastAsia"/>
        </w:rPr>
        <w:t>傳及媒體曝光</w:t>
      </w:r>
      <w:bookmarkEnd w:id="243"/>
    </w:p>
    <w:p w14:paraId="7C60DB91" w14:textId="77777777" w:rsidR="00886453" w:rsidRPr="00962EF8" w:rsidRDefault="00886453" w:rsidP="00886453">
      <w:pPr>
        <w:pStyle w:val="3"/>
        <w:spacing w:before="190"/>
      </w:pPr>
      <w:r>
        <w:rPr>
          <w:rFonts w:hint="eastAsia"/>
        </w:rPr>
        <w:tab/>
      </w:r>
      <w:r>
        <w:rPr>
          <w:rFonts w:hint="eastAsia"/>
        </w:rPr>
        <w:t>活動規劃執行、教育訓練規劃</w:t>
      </w:r>
    </w:p>
    <w:p w14:paraId="177CD701" w14:textId="2BBA45A2" w:rsidR="0078739F" w:rsidRDefault="0078739F" w:rsidP="008664F2">
      <w:pPr>
        <w:pStyle w:val="23"/>
        <w:jc w:val="both"/>
      </w:pPr>
      <w:bookmarkStart w:id="244" w:name="_Hlk131674602"/>
      <w:bookmarkStart w:id="245" w:name="_Hlk166185983"/>
      <w:bookmarkStart w:id="246" w:name="_Hlk166155679"/>
      <w:r w:rsidRPr="0078739F">
        <w:t>茁思科技自成立以來，持續深耕於教育推廣與科技應用，並累積</w:t>
      </w:r>
      <w:r w:rsidRPr="0078739F">
        <w:lastRenderedPageBreak/>
        <w:t>豐富的活動規劃與執行經驗。近年來，本團隊與農村水保署、新北市政府農業局及多個地方政府合作，成功推動多項環境教育與水土保持宣導專案，展現出強大的專案整合與創新能力。</w:t>
      </w:r>
    </w:p>
    <w:p w14:paraId="5DD5F65E" w14:textId="09335318" w:rsidR="0078739F" w:rsidRDefault="0078739F" w:rsidP="008664F2">
      <w:pPr>
        <w:pStyle w:val="23"/>
        <w:jc w:val="both"/>
      </w:pPr>
      <w:r>
        <w:rPr>
          <w:rFonts w:hint="eastAsia"/>
        </w:rPr>
        <w:t>以去年</w:t>
      </w:r>
      <w:r>
        <w:rPr>
          <w:rFonts w:hint="eastAsia"/>
        </w:rPr>
        <w:t>(113</w:t>
      </w:r>
      <w:r>
        <w:rPr>
          <w:rFonts w:hint="eastAsia"/>
        </w:rPr>
        <w:t>年</w:t>
      </w:r>
      <w:r>
        <w:rPr>
          <w:rFonts w:hint="eastAsia"/>
        </w:rPr>
        <w:t>)</w:t>
      </w:r>
      <w:r>
        <w:rPr>
          <w:rFonts w:hint="eastAsia"/>
        </w:rPr>
        <w:t>承接貴局</w:t>
      </w:r>
      <w:r w:rsidRPr="0078739F">
        <w:rPr>
          <w:rFonts w:hint="eastAsia"/>
        </w:rPr>
        <w:t>水土保持戶外教學及多元化宣導計畫為例，本團隊不僅協助</w:t>
      </w:r>
      <w:r w:rsidRPr="0078739F">
        <w:rPr>
          <w:rFonts w:hint="eastAsia"/>
        </w:rPr>
        <w:t xml:space="preserve"> 4 </w:t>
      </w:r>
      <w:r w:rsidRPr="0078739F">
        <w:rPr>
          <w:rFonts w:hint="eastAsia"/>
        </w:rPr>
        <w:t>所國小申請並成功入選「水土保持酷學校」，更策劃</w:t>
      </w:r>
      <w:r w:rsidRPr="0078739F">
        <w:rPr>
          <w:rFonts w:hint="eastAsia"/>
        </w:rPr>
        <w:t xml:space="preserve"> 10 </w:t>
      </w:r>
      <w:r w:rsidRPr="0078739F">
        <w:rPr>
          <w:rFonts w:hint="eastAsia"/>
        </w:rPr>
        <w:t>場校園教育宣導活動，參與人數達</w:t>
      </w:r>
      <w:r w:rsidRPr="0078739F">
        <w:rPr>
          <w:rFonts w:hint="eastAsia"/>
        </w:rPr>
        <w:t xml:space="preserve"> 810 </w:t>
      </w:r>
      <w:r w:rsidRPr="0078739F">
        <w:rPr>
          <w:rFonts w:hint="eastAsia"/>
        </w:rPr>
        <w:t>人。透過「新北水保探險島」及</w:t>
      </w:r>
      <w:r w:rsidRPr="0078739F">
        <w:rPr>
          <w:rFonts w:hint="eastAsia"/>
        </w:rPr>
        <w:t xml:space="preserve"> 2D </w:t>
      </w:r>
      <w:r w:rsidRPr="0078739F">
        <w:rPr>
          <w:rFonts w:hint="eastAsia"/>
        </w:rPr>
        <w:t>線上遊戲「收集吧！松果兒農村水保任務」，創新數位教育模式，成功讓學生在互動中學習水土保持與農村環境的知識。此外，本團隊亦舉辦農村水保親子一日體驗營，讓親子透過沉浸式活動體驗，增進對水保概念的理解與認同。</w:t>
      </w:r>
    </w:p>
    <w:p w14:paraId="2AD444B6" w14:textId="5EC23ABD" w:rsidR="00886453" w:rsidRDefault="0078739F" w:rsidP="008664F2">
      <w:pPr>
        <w:pStyle w:val="23"/>
        <w:jc w:val="both"/>
      </w:pPr>
      <w:r w:rsidRPr="0078739F">
        <w:t>透過多年來的累積，茁思科技不僅擁有豐富的科技導入經驗，也深諳教育推廣的核心需求，</w:t>
      </w:r>
      <w:r w:rsidRPr="0078739F">
        <w:rPr>
          <w:rFonts w:hint="eastAsia"/>
        </w:rPr>
        <w:t>更擅長將每年完成的成果進行延伸與疊加和組合利用，創造出更加豐富的內容，搭配實體、線上活動，以及串連使用社群網站與媒體等進行曝光宣傳</w:t>
      </w:r>
      <w:r>
        <w:rPr>
          <w:rFonts w:hint="eastAsia"/>
        </w:rPr>
        <w:t>，</w:t>
      </w:r>
      <w:r w:rsidRPr="0078739F">
        <w:t>提供兼具創新性與實效性的</w:t>
      </w:r>
      <w:r>
        <w:rPr>
          <w:rFonts w:hint="eastAsia"/>
        </w:rPr>
        <w:t>推廣方案，更</w:t>
      </w:r>
      <w:r w:rsidRPr="0078739F">
        <w:t>能夠針對不同受眾需求</w:t>
      </w:r>
      <w:r>
        <w:rPr>
          <w:rFonts w:hint="eastAsia"/>
        </w:rPr>
        <w:t>、</w:t>
      </w:r>
      <w:r w:rsidRPr="0078739F">
        <w:rPr>
          <w:rFonts w:hint="eastAsia"/>
        </w:rPr>
        <w:t>不同的單位需求</w:t>
      </w:r>
      <w:r w:rsidRPr="0078739F">
        <w:t>，靈活設計適合的推廣模式，確保計畫執行成果符合政府與社會的期待。因此，對於本次計畫，茁思科技不僅擁有足夠的承接能力，更將運用創新科技與優質的執行力，為環境教育推廣創造更大的影響力。</w:t>
      </w:r>
      <w:bookmarkEnd w:id="244"/>
      <w:bookmarkEnd w:id="245"/>
      <w:r w:rsidR="004B4034">
        <w:rPr>
          <w:rFonts w:hint="eastAsia"/>
        </w:rPr>
        <w:t>完整說明請參閱「</w:t>
      </w:r>
      <w:r w:rsidR="004B4034" w:rsidRPr="004B1923">
        <w:rPr>
          <w:rFonts w:hint="eastAsia"/>
          <w:highlight w:val="yellow"/>
        </w:rPr>
        <w:t>附件</w:t>
      </w:r>
      <w:r w:rsidR="00045836">
        <w:rPr>
          <w:rFonts w:hint="eastAsia"/>
          <w:highlight w:val="yellow"/>
        </w:rPr>
        <w:t>十二</w:t>
      </w:r>
      <w:r w:rsidR="003424F5">
        <w:rPr>
          <w:rFonts w:hint="eastAsia"/>
          <w:highlight w:val="yellow"/>
        </w:rPr>
        <w:t>、</w:t>
      </w:r>
      <w:r w:rsidR="004B4034" w:rsidRPr="004B1923">
        <w:rPr>
          <w:rFonts w:hint="eastAsia"/>
          <w:highlight w:val="yellow"/>
        </w:rPr>
        <w:t>團隊實績證明補充資料</w:t>
      </w:r>
      <w:r w:rsidR="004B4034">
        <w:rPr>
          <w:rFonts w:hint="eastAsia"/>
        </w:rPr>
        <w:t>」</w:t>
      </w:r>
      <w:r w:rsidR="0085750A">
        <w:rPr>
          <w:rFonts w:hint="eastAsia"/>
        </w:rPr>
        <w:t>。</w:t>
      </w:r>
    </w:p>
    <w:bookmarkEnd w:id="246"/>
    <w:p w14:paraId="1D09594D" w14:textId="09D767D6" w:rsidR="00B83305" w:rsidRDefault="00B83305" w:rsidP="00B83305">
      <w:pPr>
        <w:pStyle w:val="afff2"/>
      </w:pPr>
      <w:r>
        <w:drawing>
          <wp:inline distT="0" distB="0" distL="0" distR="0" wp14:anchorId="20AFCF38" wp14:editId="4B436B81">
            <wp:extent cx="2154477" cy="1448786"/>
            <wp:effectExtent l="0" t="0" r="0" b="0"/>
            <wp:docPr id="634193956" name="圖片 63419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61826" cy="1453728"/>
                    </a:xfrm>
                    <a:prstGeom prst="rect">
                      <a:avLst/>
                    </a:prstGeom>
                    <a:noFill/>
                    <a:ln>
                      <a:noFill/>
                    </a:ln>
                  </pic:spPr>
                </pic:pic>
              </a:graphicData>
            </a:graphic>
          </wp:inline>
        </w:drawing>
      </w:r>
      <w:r w:rsidRPr="00B83305">
        <w:drawing>
          <wp:inline distT="0" distB="0" distL="0" distR="0" wp14:anchorId="22ACA360" wp14:editId="12AB28A8">
            <wp:extent cx="1916482" cy="1428228"/>
            <wp:effectExtent l="0" t="0" r="7620" b="635"/>
            <wp:docPr id="634193953" name="圖片 6341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29849" cy="1438190"/>
                    </a:xfrm>
                    <a:prstGeom prst="rect">
                      <a:avLst/>
                    </a:prstGeom>
                    <a:noFill/>
                    <a:ln>
                      <a:noFill/>
                    </a:ln>
                  </pic:spPr>
                </pic:pic>
              </a:graphicData>
            </a:graphic>
          </wp:inline>
        </w:drawing>
      </w:r>
    </w:p>
    <w:p w14:paraId="27B741FA" w14:textId="678075EC" w:rsidR="00B83305" w:rsidRPr="00B83305" w:rsidRDefault="00B83305" w:rsidP="00B83305">
      <w:pPr>
        <w:pStyle w:val="aff7"/>
      </w:pPr>
      <w:bookmarkStart w:id="247" w:name="_Toc191996182"/>
      <w:r>
        <w:rPr>
          <w:rFonts w:hint="eastAsia"/>
        </w:rPr>
        <w:t>圖</w:t>
      </w:r>
      <w:r>
        <w:rPr>
          <w:rFonts w:hint="eastAsia"/>
        </w:rPr>
        <w:t xml:space="preserve"> 5-</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E90F37">
        <w:rPr>
          <w:noProof/>
        </w:rPr>
        <w:t>3</w:t>
      </w:r>
      <w:r>
        <w:fldChar w:fldCharType="end"/>
      </w:r>
      <w:r>
        <w:rPr>
          <w:rFonts w:hint="eastAsia"/>
        </w:rPr>
        <w:t xml:space="preserve"> </w:t>
      </w:r>
      <w:r w:rsidRPr="00A6690E">
        <w:rPr>
          <w:rFonts w:hint="eastAsia"/>
        </w:rPr>
        <w:t>112</w:t>
      </w:r>
      <w:r w:rsidRPr="00A6690E">
        <w:rPr>
          <w:rFonts w:hint="eastAsia"/>
        </w:rPr>
        <w:t>年臺中分</w:t>
      </w:r>
      <w:r>
        <w:rPr>
          <w:rFonts w:hint="eastAsia"/>
        </w:rPr>
        <w:t>署</w:t>
      </w:r>
      <w:r w:rsidRPr="00A6690E">
        <w:rPr>
          <w:rFonts w:hint="eastAsia"/>
        </w:rPr>
        <w:t>水土保持教育宣導推廣計畫</w:t>
      </w:r>
      <w:r>
        <w:rPr>
          <w:rFonts w:hint="eastAsia"/>
        </w:rPr>
        <w:t>-</w:t>
      </w:r>
      <w:r>
        <w:rPr>
          <w:rFonts w:hint="eastAsia"/>
        </w:rPr>
        <w:t>臺灣教育科技展</w:t>
      </w:r>
      <w:bookmarkEnd w:id="247"/>
    </w:p>
    <w:p w14:paraId="54EA57B6" w14:textId="77777777" w:rsidR="000F0074" w:rsidRDefault="000F0074" w:rsidP="00886453">
      <w:pPr>
        <w:sectPr w:rsidR="000F0074" w:rsidSect="0010123C">
          <w:headerReference w:type="default" r:id="rId66"/>
          <w:pgSz w:w="11906" w:h="16838"/>
          <w:pgMar w:top="1440" w:right="1800" w:bottom="1440" w:left="1800" w:header="680" w:footer="992" w:gutter="0"/>
          <w:cols w:space="425"/>
          <w:docGrid w:type="lines" w:linePitch="381"/>
        </w:sectPr>
      </w:pPr>
    </w:p>
    <w:p w14:paraId="47494A12" w14:textId="68D4F970" w:rsidR="00F764E8" w:rsidRPr="00CD689A" w:rsidRDefault="00F764E8" w:rsidP="00F764E8">
      <w:pPr>
        <w:pStyle w:val="1"/>
      </w:pPr>
      <w:bookmarkStart w:id="248" w:name="_Ref166145422"/>
      <w:bookmarkStart w:id="249" w:name="_Ref166145427"/>
      <w:bookmarkStart w:id="250" w:name="_Ref166145539"/>
      <w:bookmarkStart w:id="251" w:name="_Ref166145544"/>
      <w:bookmarkStart w:id="252" w:name="_Toc191987979"/>
      <w:r>
        <w:rPr>
          <w:rFonts w:hint="eastAsia"/>
        </w:rPr>
        <w:lastRenderedPageBreak/>
        <w:t>投標標價清單</w:t>
      </w:r>
      <w:bookmarkEnd w:id="248"/>
      <w:bookmarkEnd w:id="249"/>
      <w:bookmarkEnd w:id="250"/>
      <w:bookmarkEnd w:id="251"/>
      <w:bookmarkEnd w:id="252"/>
    </w:p>
    <w:tbl>
      <w:tblPr>
        <w:tblpPr w:leftFromText="180" w:rightFromText="180" w:vertAnchor="text" w:horzAnchor="margin" w:tblpXSpec="center" w:tblpY="2202"/>
        <w:tblW w:w="10246" w:type="dxa"/>
        <w:tblCellMar>
          <w:left w:w="28" w:type="dxa"/>
          <w:right w:w="28" w:type="dxa"/>
        </w:tblCellMar>
        <w:tblLook w:val="04A0" w:firstRow="1" w:lastRow="0" w:firstColumn="1" w:lastColumn="0" w:noHBand="0" w:noVBand="1"/>
      </w:tblPr>
      <w:tblGrid>
        <w:gridCol w:w="760"/>
        <w:gridCol w:w="4380"/>
        <w:gridCol w:w="880"/>
        <w:gridCol w:w="1483"/>
        <w:gridCol w:w="943"/>
        <w:gridCol w:w="1800"/>
      </w:tblGrid>
      <w:tr w:rsidR="00F764E8" w:rsidRPr="00F764E8" w14:paraId="403386B7" w14:textId="77777777" w:rsidTr="007F558B">
        <w:trPr>
          <w:trHeight w:val="672"/>
        </w:trPr>
        <w:tc>
          <w:tcPr>
            <w:tcW w:w="10246" w:type="dxa"/>
            <w:gridSpan w:val="6"/>
            <w:tcBorders>
              <w:top w:val="single" w:sz="8" w:space="0" w:color="auto"/>
              <w:left w:val="single" w:sz="8" w:space="0" w:color="auto"/>
              <w:bottom w:val="nil"/>
              <w:right w:val="single" w:sz="8" w:space="0" w:color="000000"/>
            </w:tcBorders>
            <w:shd w:val="clear" w:color="auto" w:fill="A8D08D" w:themeFill="accent6" w:themeFillTint="99"/>
            <w:noWrap/>
            <w:vAlign w:val="center"/>
          </w:tcPr>
          <w:p w14:paraId="3A2BDFBF" w14:textId="5869FE6D" w:rsidR="00F764E8" w:rsidRPr="00F764E8" w:rsidRDefault="004E3C8E" w:rsidP="004E3C8E">
            <w:pPr>
              <w:pStyle w:val="affc"/>
            </w:pPr>
            <w:r w:rsidRPr="004E3C8E">
              <w:rPr>
                <w:rFonts w:hint="eastAsia"/>
              </w:rPr>
              <w:t>114</w:t>
            </w:r>
            <w:r w:rsidRPr="004E3C8E">
              <w:rPr>
                <w:rFonts w:hint="eastAsia"/>
              </w:rPr>
              <w:t>年新北市政府水土保持戶外教學推廣及多元化宣導計畫估價單</w:t>
            </w:r>
          </w:p>
        </w:tc>
      </w:tr>
      <w:tr w:rsidR="00F764E8" w:rsidRPr="00F764E8" w14:paraId="27CEE009" w14:textId="77777777" w:rsidTr="004E3C8E">
        <w:trPr>
          <w:trHeight w:val="504"/>
        </w:trPr>
        <w:tc>
          <w:tcPr>
            <w:tcW w:w="76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9C5D51F" w14:textId="77777777" w:rsidR="00F764E8" w:rsidRPr="00F764E8" w:rsidRDefault="00F764E8" w:rsidP="00CF6284">
            <w:pPr>
              <w:pStyle w:val="affc"/>
            </w:pPr>
            <w:r w:rsidRPr="00F764E8">
              <w:rPr>
                <w:rFonts w:hint="eastAsia"/>
              </w:rPr>
              <w:t>項次</w:t>
            </w:r>
          </w:p>
        </w:tc>
        <w:tc>
          <w:tcPr>
            <w:tcW w:w="4380" w:type="dxa"/>
            <w:tcBorders>
              <w:top w:val="single" w:sz="4" w:space="0" w:color="auto"/>
              <w:left w:val="nil"/>
              <w:bottom w:val="single" w:sz="4" w:space="0" w:color="auto"/>
              <w:right w:val="single" w:sz="4" w:space="0" w:color="auto"/>
            </w:tcBorders>
            <w:shd w:val="clear" w:color="auto" w:fill="auto"/>
            <w:vAlign w:val="center"/>
            <w:hideMark/>
          </w:tcPr>
          <w:p w14:paraId="758DD7B5" w14:textId="77777777" w:rsidR="00F764E8" w:rsidRPr="00F764E8" w:rsidRDefault="00F764E8" w:rsidP="00CF6284">
            <w:pPr>
              <w:pStyle w:val="affc"/>
            </w:pPr>
            <w:r w:rsidRPr="00F764E8">
              <w:rPr>
                <w:rFonts w:hint="eastAsia"/>
              </w:rPr>
              <w:t>工作項目</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5D99259A" w14:textId="77777777" w:rsidR="00F764E8" w:rsidRPr="00F764E8" w:rsidRDefault="00F764E8" w:rsidP="00CF6284">
            <w:pPr>
              <w:pStyle w:val="affc"/>
            </w:pPr>
            <w:r w:rsidRPr="00F764E8">
              <w:rPr>
                <w:rFonts w:hint="eastAsia"/>
              </w:rPr>
              <w:t>單位</w:t>
            </w:r>
          </w:p>
        </w:tc>
        <w:tc>
          <w:tcPr>
            <w:tcW w:w="1483" w:type="dxa"/>
            <w:tcBorders>
              <w:top w:val="single" w:sz="4" w:space="0" w:color="auto"/>
              <w:left w:val="nil"/>
              <w:bottom w:val="single" w:sz="4" w:space="0" w:color="auto"/>
              <w:right w:val="single" w:sz="4" w:space="0" w:color="auto"/>
            </w:tcBorders>
            <w:shd w:val="clear" w:color="auto" w:fill="auto"/>
            <w:noWrap/>
            <w:vAlign w:val="center"/>
            <w:hideMark/>
          </w:tcPr>
          <w:p w14:paraId="57445FAF" w14:textId="5CE7091B" w:rsidR="00F764E8" w:rsidRPr="00F764E8" w:rsidRDefault="004E3C8E" w:rsidP="00CF6284">
            <w:pPr>
              <w:pStyle w:val="affc"/>
            </w:pPr>
            <w:r w:rsidRPr="00F764E8">
              <w:rPr>
                <w:rFonts w:hint="eastAsia"/>
              </w:rPr>
              <w:t>單價</w:t>
            </w:r>
          </w:p>
        </w:tc>
        <w:tc>
          <w:tcPr>
            <w:tcW w:w="943" w:type="dxa"/>
            <w:tcBorders>
              <w:top w:val="single" w:sz="4" w:space="0" w:color="auto"/>
              <w:left w:val="nil"/>
              <w:bottom w:val="single" w:sz="4" w:space="0" w:color="auto"/>
              <w:right w:val="single" w:sz="4" w:space="0" w:color="auto"/>
            </w:tcBorders>
            <w:shd w:val="clear" w:color="auto" w:fill="auto"/>
            <w:noWrap/>
            <w:vAlign w:val="center"/>
            <w:hideMark/>
          </w:tcPr>
          <w:p w14:paraId="75179523" w14:textId="26553A29" w:rsidR="00F764E8" w:rsidRPr="00F764E8" w:rsidRDefault="004E3C8E" w:rsidP="00CF6284">
            <w:pPr>
              <w:pStyle w:val="affc"/>
            </w:pPr>
            <w:r w:rsidRPr="00F764E8">
              <w:rPr>
                <w:rFonts w:hint="eastAsia"/>
              </w:rPr>
              <w:t>數量</w:t>
            </w:r>
          </w:p>
        </w:tc>
        <w:tc>
          <w:tcPr>
            <w:tcW w:w="1800" w:type="dxa"/>
            <w:tcBorders>
              <w:top w:val="single" w:sz="4" w:space="0" w:color="auto"/>
              <w:left w:val="nil"/>
              <w:bottom w:val="single" w:sz="4" w:space="0" w:color="auto"/>
              <w:right w:val="single" w:sz="8" w:space="0" w:color="auto"/>
            </w:tcBorders>
            <w:shd w:val="clear" w:color="auto" w:fill="auto"/>
            <w:noWrap/>
            <w:vAlign w:val="center"/>
            <w:hideMark/>
          </w:tcPr>
          <w:p w14:paraId="24C15461" w14:textId="77777777" w:rsidR="00F764E8" w:rsidRPr="00F764E8" w:rsidRDefault="00F764E8" w:rsidP="00CF6284">
            <w:pPr>
              <w:pStyle w:val="affc"/>
            </w:pPr>
            <w:r w:rsidRPr="00F764E8">
              <w:rPr>
                <w:rFonts w:hint="eastAsia"/>
              </w:rPr>
              <w:t>複價</w:t>
            </w:r>
          </w:p>
        </w:tc>
      </w:tr>
      <w:tr w:rsidR="004E3C8E" w:rsidRPr="00F764E8" w14:paraId="13BD392B" w14:textId="77777777" w:rsidTr="004E3C8E">
        <w:trPr>
          <w:trHeight w:val="171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46758818" w14:textId="77777777" w:rsidR="004E3C8E" w:rsidRPr="004E3C8E" w:rsidRDefault="004E3C8E" w:rsidP="004E3C8E">
            <w:pPr>
              <w:pStyle w:val="affe"/>
            </w:pPr>
            <w:r w:rsidRPr="00F764E8">
              <w:rPr>
                <w:rFonts w:hint="eastAsia"/>
              </w:rPr>
              <w:t>(</w:t>
            </w:r>
            <w:r w:rsidRPr="00F764E8">
              <w:rPr>
                <w:rFonts w:hint="eastAsia"/>
              </w:rPr>
              <w:t>一</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25F2DDDB" w14:textId="7570722C" w:rsidR="004E3C8E" w:rsidRPr="004E3C8E" w:rsidRDefault="004E3C8E" w:rsidP="004E3C8E">
            <w:pPr>
              <w:pStyle w:val="affe"/>
            </w:pPr>
            <w:r w:rsidRPr="00F764E8">
              <w:rPr>
                <w:rFonts w:hint="eastAsia"/>
              </w:rPr>
              <w:t>推薦本市國小參加農村水保署水土保持酷學校徵選及挹</w:t>
            </w:r>
            <w:r w:rsidRPr="004E3C8E">
              <w:rPr>
                <w:rFonts w:hint="eastAsia"/>
              </w:rPr>
              <w:t>注農村水保署新北市轄內水土保持酷學校相關宣導活動</w:t>
            </w:r>
          </w:p>
        </w:tc>
        <w:tc>
          <w:tcPr>
            <w:tcW w:w="880" w:type="dxa"/>
            <w:tcBorders>
              <w:top w:val="nil"/>
              <w:left w:val="nil"/>
              <w:bottom w:val="single" w:sz="4" w:space="0" w:color="auto"/>
              <w:right w:val="single" w:sz="4" w:space="0" w:color="auto"/>
            </w:tcBorders>
            <w:shd w:val="clear" w:color="auto" w:fill="auto"/>
            <w:vAlign w:val="center"/>
            <w:hideMark/>
          </w:tcPr>
          <w:p w14:paraId="7135EBEE" w14:textId="1D2DCB8A" w:rsidR="004E3C8E" w:rsidRPr="004E3C8E" w:rsidRDefault="004E3C8E" w:rsidP="004E3C8E">
            <w:pPr>
              <w:pStyle w:val="affe"/>
            </w:pPr>
            <w:r>
              <w:rPr>
                <w:rFonts w:hint="eastAsia"/>
              </w:rPr>
              <w:t>式</w:t>
            </w:r>
          </w:p>
        </w:tc>
        <w:tc>
          <w:tcPr>
            <w:tcW w:w="1483" w:type="dxa"/>
            <w:tcBorders>
              <w:top w:val="nil"/>
              <w:left w:val="nil"/>
              <w:bottom w:val="single" w:sz="4" w:space="0" w:color="auto"/>
              <w:right w:val="single" w:sz="4" w:space="0" w:color="auto"/>
            </w:tcBorders>
            <w:shd w:val="clear" w:color="auto" w:fill="auto"/>
            <w:vAlign w:val="center"/>
            <w:hideMark/>
          </w:tcPr>
          <w:p w14:paraId="3CA8ED57" w14:textId="1AAE2D9E" w:rsidR="004E3C8E" w:rsidRPr="004E3C8E" w:rsidRDefault="004E3C8E" w:rsidP="004E3C8E">
            <w:pPr>
              <w:pStyle w:val="affe"/>
            </w:pPr>
            <w:r w:rsidRPr="00F764E8">
              <w:rPr>
                <w:rFonts w:hint="eastAsia"/>
              </w:rPr>
              <w:t>18,000</w:t>
            </w:r>
          </w:p>
        </w:tc>
        <w:tc>
          <w:tcPr>
            <w:tcW w:w="943" w:type="dxa"/>
            <w:tcBorders>
              <w:top w:val="nil"/>
              <w:left w:val="nil"/>
              <w:bottom w:val="single" w:sz="4" w:space="0" w:color="auto"/>
              <w:right w:val="single" w:sz="4" w:space="0" w:color="auto"/>
            </w:tcBorders>
            <w:shd w:val="clear" w:color="auto" w:fill="auto"/>
            <w:vAlign w:val="center"/>
            <w:hideMark/>
          </w:tcPr>
          <w:p w14:paraId="37A60164" w14:textId="7D62C3BB" w:rsidR="004E3C8E" w:rsidRPr="004E3C8E" w:rsidRDefault="004E3C8E" w:rsidP="004E3C8E">
            <w:pPr>
              <w:pStyle w:val="affe"/>
            </w:pPr>
            <w:r>
              <w:rPr>
                <w:rFonts w:hint="eastAsia"/>
              </w:rPr>
              <w:t>2</w:t>
            </w:r>
          </w:p>
        </w:tc>
        <w:tc>
          <w:tcPr>
            <w:tcW w:w="1800" w:type="dxa"/>
            <w:tcBorders>
              <w:top w:val="nil"/>
              <w:left w:val="nil"/>
              <w:bottom w:val="single" w:sz="4" w:space="0" w:color="auto"/>
              <w:right w:val="single" w:sz="4" w:space="0" w:color="auto"/>
            </w:tcBorders>
            <w:shd w:val="clear" w:color="auto" w:fill="auto"/>
            <w:vAlign w:val="center"/>
            <w:hideMark/>
          </w:tcPr>
          <w:p w14:paraId="76902A8C" w14:textId="690D6D2F" w:rsidR="004E3C8E" w:rsidRPr="004E3C8E" w:rsidRDefault="004E3C8E" w:rsidP="004E3C8E">
            <w:pPr>
              <w:pStyle w:val="affe"/>
            </w:pPr>
            <w:r>
              <w:rPr>
                <w:rFonts w:hint="eastAsia"/>
              </w:rPr>
              <w:t>36</w:t>
            </w:r>
            <w:r w:rsidRPr="004E3C8E">
              <w:rPr>
                <w:rFonts w:hint="eastAsia"/>
              </w:rPr>
              <w:t>,000</w:t>
            </w:r>
          </w:p>
        </w:tc>
      </w:tr>
      <w:tr w:rsidR="004E3C8E" w:rsidRPr="00F764E8" w14:paraId="3233C006"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5D46E748" w14:textId="77777777" w:rsidR="004E3C8E" w:rsidRPr="004E3C8E" w:rsidRDefault="004E3C8E" w:rsidP="004E3C8E">
            <w:pPr>
              <w:pStyle w:val="affe"/>
            </w:pPr>
            <w:r w:rsidRPr="00F764E8">
              <w:rPr>
                <w:rFonts w:hint="eastAsia"/>
              </w:rPr>
              <w:t>(</w:t>
            </w:r>
            <w:r w:rsidRPr="00F764E8">
              <w:rPr>
                <w:rFonts w:hint="eastAsia"/>
              </w:rPr>
              <w:t>二</w:t>
            </w:r>
            <w:r w:rsidRPr="00F764E8">
              <w:rPr>
                <w:rFonts w:hint="eastAsia"/>
              </w:rPr>
              <w:t>)</w:t>
            </w:r>
          </w:p>
        </w:tc>
        <w:tc>
          <w:tcPr>
            <w:tcW w:w="4380" w:type="dxa"/>
            <w:tcBorders>
              <w:top w:val="nil"/>
              <w:left w:val="nil"/>
              <w:bottom w:val="single" w:sz="4" w:space="0" w:color="auto"/>
              <w:right w:val="single" w:sz="4" w:space="0" w:color="auto"/>
            </w:tcBorders>
            <w:shd w:val="clear" w:color="auto" w:fill="auto"/>
            <w:noWrap/>
            <w:vAlign w:val="center"/>
            <w:hideMark/>
          </w:tcPr>
          <w:p w14:paraId="0423ABFF" w14:textId="1F1F9658" w:rsidR="004E3C8E" w:rsidRPr="004E3C8E" w:rsidRDefault="004E3C8E" w:rsidP="004E3C8E">
            <w:pPr>
              <w:pStyle w:val="affe"/>
            </w:pPr>
            <w:r w:rsidRPr="00F764E8">
              <w:rPr>
                <w:rFonts w:hint="eastAsia"/>
              </w:rPr>
              <w:t>水土保持酷學校合作推廣</w:t>
            </w:r>
          </w:p>
        </w:tc>
        <w:tc>
          <w:tcPr>
            <w:tcW w:w="880" w:type="dxa"/>
            <w:tcBorders>
              <w:top w:val="nil"/>
              <w:left w:val="nil"/>
              <w:bottom w:val="single" w:sz="4" w:space="0" w:color="auto"/>
              <w:right w:val="single" w:sz="4" w:space="0" w:color="auto"/>
            </w:tcBorders>
            <w:shd w:val="clear" w:color="auto" w:fill="auto"/>
            <w:vAlign w:val="center"/>
            <w:hideMark/>
          </w:tcPr>
          <w:p w14:paraId="678A0C42" w14:textId="784632A0" w:rsidR="004E3C8E" w:rsidRPr="004E3C8E" w:rsidRDefault="004E3C8E" w:rsidP="004E3C8E">
            <w:pPr>
              <w:pStyle w:val="affe"/>
            </w:pPr>
            <w:r w:rsidRPr="00F764E8">
              <w:rPr>
                <w:rFonts w:hint="eastAsia"/>
              </w:rPr>
              <w:t>場</w:t>
            </w:r>
          </w:p>
        </w:tc>
        <w:tc>
          <w:tcPr>
            <w:tcW w:w="1483" w:type="dxa"/>
            <w:tcBorders>
              <w:top w:val="nil"/>
              <w:left w:val="nil"/>
              <w:bottom w:val="single" w:sz="4" w:space="0" w:color="auto"/>
              <w:right w:val="single" w:sz="4" w:space="0" w:color="auto"/>
            </w:tcBorders>
            <w:shd w:val="clear" w:color="auto" w:fill="auto"/>
            <w:vAlign w:val="center"/>
            <w:hideMark/>
          </w:tcPr>
          <w:p w14:paraId="360529C7" w14:textId="01B77E34" w:rsidR="004E3C8E" w:rsidRPr="004E3C8E" w:rsidRDefault="004E3C8E" w:rsidP="004E3C8E">
            <w:pPr>
              <w:pStyle w:val="affe"/>
            </w:pPr>
            <w:r w:rsidRPr="00F764E8">
              <w:rPr>
                <w:rFonts w:hint="eastAsia"/>
              </w:rPr>
              <w:t>2</w:t>
            </w:r>
            <w:r w:rsidRPr="004E3C8E">
              <w:rPr>
                <w:rFonts w:hint="eastAsia"/>
              </w:rPr>
              <w:t>1,000</w:t>
            </w:r>
          </w:p>
        </w:tc>
        <w:tc>
          <w:tcPr>
            <w:tcW w:w="943" w:type="dxa"/>
            <w:tcBorders>
              <w:top w:val="nil"/>
              <w:left w:val="nil"/>
              <w:bottom w:val="single" w:sz="4" w:space="0" w:color="auto"/>
              <w:right w:val="single" w:sz="4" w:space="0" w:color="auto"/>
            </w:tcBorders>
            <w:shd w:val="clear" w:color="auto" w:fill="auto"/>
            <w:vAlign w:val="center"/>
            <w:hideMark/>
          </w:tcPr>
          <w:p w14:paraId="7F207D0C" w14:textId="50BA2BEA" w:rsidR="004E3C8E" w:rsidRPr="004E3C8E" w:rsidRDefault="004E3C8E" w:rsidP="004E3C8E">
            <w:pPr>
              <w:pStyle w:val="affe"/>
            </w:pPr>
            <w:r>
              <w:rPr>
                <w:rFonts w:hint="eastAsia"/>
              </w:rPr>
              <w:t>6</w:t>
            </w:r>
          </w:p>
        </w:tc>
        <w:tc>
          <w:tcPr>
            <w:tcW w:w="1800" w:type="dxa"/>
            <w:tcBorders>
              <w:top w:val="nil"/>
              <w:left w:val="nil"/>
              <w:bottom w:val="single" w:sz="4" w:space="0" w:color="auto"/>
              <w:right w:val="single" w:sz="4" w:space="0" w:color="auto"/>
            </w:tcBorders>
            <w:shd w:val="clear" w:color="auto" w:fill="auto"/>
            <w:vAlign w:val="center"/>
            <w:hideMark/>
          </w:tcPr>
          <w:p w14:paraId="1C6A39AF" w14:textId="48D314D0" w:rsidR="004E3C8E" w:rsidRPr="004E3C8E" w:rsidRDefault="004E3C8E" w:rsidP="004E3C8E">
            <w:pPr>
              <w:pStyle w:val="affe"/>
            </w:pPr>
            <w:r>
              <w:rPr>
                <w:rFonts w:hint="eastAsia"/>
              </w:rPr>
              <w:t>126,0</w:t>
            </w:r>
            <w:r w:rsidRPr="004E3C8E">
              <w:rPr>
                <w:rFonts w:hint="eastAsia"/>
              </w:rPr>
              <w:t>00</w:t>
            </w:r>
          </w:p>
        </w:tc>
      </w:tr>
      <w:tr w:rsidR="004E3C8E" w:rsidRPr="00F764E8" w14:paraId="3973169B"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065A6AAB" w14:textId="77777777" w:rsidR="004E3C8E" w:rsidRPr="004E3C8E" w:rsidRDefault="004E3C8E" w:rsidP="004E3C8E">
            <w:pPr>
              <w:pStyle w:val="affe"/>
            </w:pPr>
            <w:r w:rsidRPr="00F764E8">
              <w:rPr>
                <w:rFonts w:hint="eastAsia"/>
              </w:rPr>
              <w:t>(</w:t>
            </w:r>
            <w:r w:rsidRPr="00F764E8">
              <w:rPr>
                <w:rFonts w:hint="eastAsia"/>
              </w:rPr>
              <w:t>三</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55BAD658" w14:textId="32F79BC5" w:rsidR="004E3C8E" w:rsidRPr="004E3C8E" w:rsidRDefault="004E3C8E" w:rsidP="004E3C8E">
            <w:pPr>
              <w:pStyle w:val="affe"/>
            </w:pPr>
            <w:r w:rsidRPr="00F764E8">
              <w:rPr>
                <w:rFonts w:hint="eastAsia"/>
              </w:rPr>
              <w:t xml:space="preserve"> </w:t>
            </w:r>
            <w:r w:rsidRPr="00F764E8">
              <w:rPr>
                <w:rFonts w:hint="eastAsia"/>
              </w:rPr>
              <w:t>配合農村水保署主題性活動設攤</w:t>
            </w:r>
          </w:p>
        </w:tc>
        <w:tc>
          <w:tcPr>
            <w:tcW w:w="880" w:type="dxa"/>
            <w:tcBorders>
              <w:top w:val="nil"/>
              <w:left w:val="nil"/>
              <w:bottom w:val="single" w:sz="4" w:space="0" w:color="auto"/>
              <w:right w:val="single" w:sz="4" w:space="0" w:color="auto"/>
            </w:tcBorders>
            <w:shd w:val="clear" w:color="auto" w:fill="auto"/>
            <w:vAlign w:val="center"/>
            <w:hideMark/>
          </w:tcPr>
          <w:p w14:paraId="7BBDDEF5" w14:textId="3A7E1CF0" w:rsidR="004E3C8E" w:rsidRPr="004E3C8E" w:rsidRDefault="004E3C8E" w:rsidP="004E3C8E">
            <w:pPr>
              <w:pStyle w:val="affe"/>
            </w:pPr>
            <w:r w:rsidRPr="00F764E8">
              <w:rPr>
                <w:rFonts w:hint="eastAsia"/>
              </w:rPr>
              <w:t>場</w:t>
            </w:r>
          </w:p>
        </w:tc>
        <w:tc>
          <w:tcPr>
            <w:tcW w:w="1483" w:type="dxa"/>
            <w:tcBorders>
              <w:top w:val="nil"/>
              <w:left w:val="nil"/>
              <w:bottom w:val="single" w:sz="4" w:space="0" w:color="auto"/>
              <w:right w:val="single" w:sz="4" w:space="0" w:color="auto"/>
            </w:tcBorders>
            <w:shd w:val="clear" w:color="auto" w:fill="auto"/>
            <w:vAlign w:val="center"/>
            <w:hideMark/>
          </w:tcPr>
          <w:p w14:paraId="3E1F59E9" w14:textId="23F62472" w:rsidR="004E3C8E" w:rsidRPr="004E3C8E" w:rsidRDefault="004E3C8E" w:rsidP="004E3C8E">
            <w:pPr>
              <w:pStyle w:val="affe"/>
            </w:pPr>
            <w:r w:rsidRPr="00F764E8">
              <w:rPr>
                <w:rFonts w:hint="eastAsia"/>
              </w:rPr>
              <w:t>47,500</w:t>
            </w:r>
          </w:p>
        </w:tc>
        <w:tc>
          <w:tcPr>
            <w:tcW w:w="943" w:type="dxa"/>
            <w:tcBorders>
              <w:top w:val="nil"/>
              <w:left w:val="nil"/>
              <w:bottom w:val="single" w:sz="4" w:space="0" w:color="auto"/>
              <w:right w:val="single" w:sz="4" w:space="0" w:color="auto"/>
            </w:tcBorders>
            <w:shd w:val="clear" w:color="auto" w:fill="auto"/>
            <w:vAlign w:val="center"/>
            <w:hideMark/>
          </w:tcPr>
          <w:p w14:paraId="53C911B1" w14:textId="330DD6EA" w:rsidR="004E3C8E" w:rsidRPr="004E3C8E" w:rsidRDefault="004E3C8E" w:rsidP="004E3C8E">
            <w:pPr>
              <w:pStyle w:val="affe"/>
            </w:pPr>
            <w:r w:rsidRPr="00F764E8">
              <w:rPr>
                <w:rFonts w:hint="eastAsia"/>
              </w:rPr>
              <w:t>4</w:t>
            </w:r>
          </w:p>
        </w:tc>
        <w:tc>
          <w:tcPr>
            <w:tcW w:w="1800" w:type="dxa"/>
            <w:tcBorders>
              <w:top w:val="nil"/>
              <w:left w:val="nil"/>
              <w:bottom w:val="single" w:sz="4" w:space="0" w:color="auto"/>
              <w:right w:val="single" w:sz="4" w:space="0" w:color="auto"/>
            </w:tcBorders>
            <w:shd w:val="clear" w:color="auto" w:fill="auto"/>
            <w:vAlign w:val="center"/>
            <w:hideMark/>
          </w:tcPr>
          <w:p w14:paraId="63B8892B" w14:textId="0B9A47A2" w:rsidR="004E3C8E" w:rsidRPr="004E3C8E" w:rsidRDefault="004E3C8E" w:rsidP="004E3C8E">
            <w:pPr>
              <w:pStyle w:val="affe"/>
            </w:pPr>
            <w:r w:rsidRPr="00F764E8">
              <w:rPr>
                <w:rFonts w:hint="eastAsia"/>
              </w:rPr>
              <w:t>190,000</w:t>
            </w:r>
          </w:p>
        </w:tc>
      </w:tr>
      <w:tr w:rsidR="004E3C8E" w:rsidRPr="00F764E8" w14:paraId="41ECCD14"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0F3705F0" w14:textId="77777777" w:rsidR="004E3C8E" w:rsidRPr="004E3C8E" w:rsidRDefault="004E3C8E" w:rsidP="004E3C8E">
            <w:pPr>
              <w:pStyle w:val="affe"/>
            </w:pPr>
            <w:r w:rsidRPr="00F764E8">
              <w:rPr>
                <w:rFonts w:hint="eastAsia"/>
              </w:rPr>
              <w:t>(</w:t>
            </w:r>
            <w:r w:rsidRPr="00F764E8">
              <w:rPr>
                <w:rFonts w:hint="eastAsia"/>
              </w:rPr>
              <w:t>四</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4CEB828E" w14:textId="710B6F5B" w:rsidR="004E3C8E" w:rsidRPr="004E3C8E" w:rsidRDefault="004E3C8E" w:rsidP="004E3C8E">
            <w:pPr>
              <w:pStyle w:val="affe"/>
            </w:pPr>
            <w:r w:rsidRPr="00F764E8">
              <w:rPr>
                <w:rFonts w:hint="eastAsia"/>
              </w:rPr>
              <w:t>以現有已開發教材教案運用推廣並優化既有教具</w:t>
            </w:r>
          </w:p>
        </w:tc>
        <w:tc>
          <w:tcPr>
            <w:tcW w:w="880" w:type="dxa"/>
            <w:tcBorders>
              <w:top w:val="nil"/>
              <w:left w:val="nil"/>
              <w:bottom w:val="single" w:sz="4" w:space="0" w:color="auto"/>
              <w:right w:val="single" w:sz="4" w:space="0" w:color="auto"/>
            </w:tcBorders>
            <w:shd w:val="clear" w:color="auto" w:fill="auto"/>
            <w:vAlign w:val="center"/>
            <w:hideMark/>
          </w:tcPr>
          <w:p w14:paraId="01FC6E89" w14:textId="6AE085B9" w:rsidR="004E3C8E" w:rsidRPr="004E3C8E" w:rsidRDefault="004E3C8E" w:rsidP="004E3C8E">
            <w:pPr>
              <w:pStyle w:val="affe"/>
            </w:pPr>
            <w:r w:rsidRPr="00F764E8">
              <w:rPr>
                <w:rFonts w:hint="eastAsia"/>
              </w:rPr>
              <w:t>式</w:t>
            </w:r>
          </w:p>
        </w:tc>
        <w:tc>
          <w:tcPr>
            <w:tcW w:w="1483" w:type="dxa"/>
            <w:tcBorders>
              <w:top w:val="nil"/>
              <w:left w:val="nil"/>
              <w:bottom w:val="single" w:sz="4" w:space="0" w:color="auto"/>
              <w:right w:val="single" w:sz="4" w:space="0" w:color="auto"/>
            </w:tcBorders>
            <w:shd w:val="clear" w:color="auto" w:fill="auto"/>
            <w:vAlign w:val="center"/>
            <w:hideMark/>
          </w:tcPr>
          <w:p w14:paraId="4C29354A" w14:textId="6AE89A8C" w:rsidR="004E3C8E" w:rsidRPr="004E3C8E" w:rsidRDefault="004E3C8E" w:rsidP="004E3C8E">
            <w:pPr>
              <w:pStyle w:val="affe"/>
            </w:pPr>
            <w:r w:rsidRPr="00F764E8">
              <w:rPr>
                <w:rFonts w:hint="eastAsia"/>
              </w:rPr>
              <w:t>3</w:t>
            </w:r>
            <w:r w:rsidRPr="004E3C8E">
              <w:rPr>
                <w:rFonts w:hint="eastAsia"/>
              </w:rPr>
              <w:t>50,000</w:t>
            </w:r>
          </w:p>
        </w:tc>
        <w:tc>
          <w:tcPr>
            <w:tcW w:w="943" w:type="dxa"/>
            <w:tcBorders>
              <w:top w:val="nil"/>
              <w:left w:val="nil"/>
              <w:bottom w:val="single" w:sz="4" w:space="0" w:color="auto"/>
              <w:right w:val="single" w:sz="4" w:space="0" w:color="auto"/>
            </w:tcBorders>
            <w:shd w:val="clear" w:color="auto" w:fill="auto"/>
            <w:vAlign w:val="center"/>
            <w:hideMark/>
          </w:tcPr>
          <w:p w14:paraId="63EE4893" w14:textId="116F76F9" w:rsidR="004E3C8E" w:rsidRPr="004E3C8E" w:rsidRDefault="004E3C8E" w:rsidP="004E3C8E">
            <w:pPr>
              <w:pStyle w:val="affe"/>
            </w:pPr>
            <w:r w:rsidRPr="00F764E8">
              <w:rPr>
                <w:rFonts w:hint="eastAsia"/>
              </w:rPr>
              <w:t>1</w:t>
            </w:r>
          </w:p>
        </w:tc>
        <w:tc>
          <w:tcPr>
            <w:tcW w:w="1800" w:type="dxa"/>
            <w:tcBorders>
              <w:top w:val="nil"/>
              <w:left w:val="nil"/>
              <w:bottom w:val="single" w:sz="4" w:space="0" w:color="auto"/>
              <w:right w:val="single" w:sz="4" w:space="0" w:color="auto"/>
            </w:tcBorders>
            <w:shd w:val="clear" w:color="auto" w:fill="auto"/>
            <w:vAlign w:val="center"/>
            <w:hideMark/>
          </w:tcPr>
          <w:p w14:paraId="47632770" w14:textId="70FBB6A0" w:rsidR="004E3C8E" w:rsidRPr="004E3C8E" w:rsidRDefault="004E3C8E" w:rsidP="004E3C8E">
            <w:pPr>
              <w:pStyle w:val="affe"/>
            </w:pPr>
            <w:r w:rsidRPr="00F764E8">
              <w:rPr>
                <w:rFonts w:hint="eastAsia"/>
              </w:rPr>
              <w:t>3</w:t>
            </w:r>
            <w:r w:rsidRPr="004E3C8E">
              <w:rPr>
                <w:rFonts w:hint="eastAsia"/>
              </w:rPr>
              <w:t>50,000</w:t>
            </w:r>
          </w:p>
        </w:tc>
      </w:tr>
      <w:tr w:rsidR="004E3C8E" w:rsidRPr="00F764E8" w14:paraId="75EBA4F0"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3484467E" w14:textId="77777777" w:rsidR="004E3C8E" w:rsidRPr="004E3C8E" w:rsidRDefault="004E3C8E" w:rsidP="004E3C8E">
            <w:pPr>
              <w:pStyle w:val="affe"/>
            </w:pPr>
            <w:r w:rsidRPr="00F764E8">
              <w:rPr>
                <w:rFonts w:hint="eastAsia"/>
              </w:rPr>
              <w:t>(</w:t>
            </w:r>
            <w:r w:rsidRPr="00F764E8">
              <w:rPr>
                <w:rFonts w:hint="eastAsia"/>
              </w:rPr>
              <w:t>五</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51911B86" w14:textId="49E91D29" w:rsidR="004E3C8E" w:rsidRPr="004E3C8E" w:rsidRDefault="004E3C8E" w:rsidP="004E3C8E">
            <w:pPr>
              <w:pStyle w:val="affe"/>
            </w:pPr>
            <w:r w:rsidRPr="00F764E8">
              <w:rPr>
                <w:rFonts w:hint="eastAsia"/>
              </w:rPr>
              <w:t>建置本市線上互動遊戲</w:t>
            </w:r>
          </w:p>
        </w:tc>
        <w:tc>
          <w:tcPr>
            <w:tcW w:w="880" w:type="dxa"/>
            <w:tcBorders>
              <w:top w:val="nil"/>
              <w:left w:val="nil"/>
              <w:bottom w:val="single" w:sz="4" w:space="0" w:color="auto"/>
              <w:right w:val="single" w:sz="4" w:space="0" w:color="auto"/>
            </w:tcBorders>
            <w:shd w:val="clear" w:color="auto" w:fill="auto"/>
            <w:vAlign w:val="center"/>
            <w:hideMark/>
          </w:tcPr>
          <w:p w14:paraId="46D9D605" w14:textId="05DB4400" w:rsidR="004E3C8E" w:rsidRPr="004E3C8E" w:rsidRDefault="004E3C8E" w:rsidP="004E3C8E">
            <w:pPr>
              <w:pStyle w:val="affe"/>
            </w:pPr>
            <w:r>
              <w:rPr>
                <w:rFonts w:hint="eastAsia"/>
              </w:rPr>
              <w:t>款</w:t>
            </w:r>
          </w:p>
        </w:tc>
        <w:tc>
          <w:tcPr>
            <w:tcW w:w="1483" w:type="dxa"/>
            <w:tcBorders>
              <w:top w:val="nil"/>
              <w:left w:val="nil"/>
              <w:bottom w:val="single" w:sz="4" w:space="0" w:color="auto"/>
              <w:right w:val="single" w:sz="4" w:space="0" w:color="auto"/>
            </w:tcBorders>
            <w:shd w:val="clear" w:color="auto" w:fill="auto"/>
            <w:vAlign w:val="center"/>
            <w:hideMark/>
          </w:tcPr>
          <w:p w14:paraId="2DF45EB3" w14:textId="0A3147E6" w:rsidR="004E3C8E" w:rsidRPr="004E3C8E" w:rsidRDefault="004E3C8E" w:rsidP="004E3C8E">
            <w:pPr>
              <w:pStyle w:val="affe"/>
            </w:pPr>
            <w:r>
              <w:rPr>
                <w:rFonts w:hint="eastAsia"/>
              </w:rPr>
              <w:t>20</w:t>
            </w:r>
            <w:r w:rsidRPr="004E3C8E">
              <w:rPr>
                <w:rFonts w:hint="eastAsia"/>
              </w:rPr>
              <w:t>0,000</w:t>
            </w:r>
          </w:p>
        </w:tc>
        <w:tc>
          <w:tcPr>
            <w:tcW w:w="943" w:type="dxa"/>
            <w:tcBorders>
              <w:top w:val="nil"/>
              <w:left w:val="nil"/>
              <w:bottom w:val="single" w:sz="4" w:space="0" w:color="auto"/>
              <w:right w:val="single" w:sz="4" w:space="0" w:color="auto"/>
            </w:tcBorders>
            <w:shd w:val="clear" w:color="auto" w:fill="auto"/>
            <w:vAlign w:val="center"/>
            <w:hideMark/>
          </w:tcPr>
          <w:p w14:paraId="12E1CD8D" w14:textId="55A30E9B" w:rsidR="004E3C8E" w:rsidRPr="004E3C8E" w:rsidRDefault="004E3C8E" w:rsidP="004E3C8E">
            <w:pPr>
              <w:pStyle w:val="affe"/>
            </w:pPr>
            <w:r w:rsidRPr="00F764E8">
              <w:rPr>
                <w:rFonts w:hint="eastAsia"/>
              </w:rPr>
              <w:t>1</w:t>
            </w:r>
          </w:p>
        </w:tc>
        <w:tc>
          <w:tcPr>
            <w:tcW w:w="1800" w:type="dxa"/>
            <w:tcBorders>
              <w:top w:val="nil"/>
              <w:left w:val="nil"/>
              <w:bottom w:val="single" w:sz="4" w:space="0" w:color="auto"/>
              <w:right w:val="single" w:sz="4" w:space="0" w:color="auto"/>
            </w:tcBorders>
            <w:shd w:val="clear" w:color="auto" w:fill="auto"/>
            <w:vAlign w:val="center"/>
            <w:hideMark/>
          </w:tcPr>
          <w:p w14:paraId="7B974980" w14:textId="626226E6" w:rsidR="004E3C8E" w:rsidRPr="004E3C8E" w:rsidRDefault="004E3C8E" w:rsidP="004E3C8E">
            <w:pPr>
              <w:pStyle w:val="affe"/>
            </w:pPr>
            <w:r>
              <w:rPr>
                <w:rFonts w:hint="eastAsia"/>
              </w:rPr>
              <w:t>20</w:t>
            </w:r>
            <w:r w:rsidRPr="004E3C8E">
              <w:rPr>
                <w:rFonts w:hint="eastAsia"/>
              </w:rPr>
              <w:t>0,000</w:t>
            </w:r>
          </w:p>
        </w:tc>
      </w:tr>
      <w:tr w:rsidR="004E3C8E" w:rsidRPr="00F764E8" w14:paraId="72DAFFE7"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6C238BB0" w14:textId="77777777" w:rsidR="004E3C8E" w:rsidRPr="004E3C8E" w:rsidRDefault="004E3C8E" w:rsidP="004E3C8E">
            <w:pPr>
              <w:pStyle w:val="affe"/>
            </w:pPr>
            <w:r w:rsidRPr="00F764E8">
              <w:rPr>
                <w:rFonts w:hint="eastAsia"/>
              </w:rPr>
              <w:t>(</w:t>
            </w:r>
            <w:r w:rsidRPr="00F764E8">
              <w:rPr>
                <w:rFonts w:hint="eastAsia"/>
              </w:rPr>
              <w:t>六</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2AB2CC8F" w14:textId="0F67E434" w:rsidR="004E3C8E" w:rsidRPr="004E3C8E" w:rsidRDefault="004E3C8E" w:rsidP="004E3C8E">
            <w:pPr>
              <w:pStyle w:val="affe"/>
            </w:pPr>
            <w:r w:rsidRPr="00344154">
              <w:rPr>
                <w:rFonts w:hint="eastAsia"/>
              </w:rPr>
              <w:t>搭配本市線上互動遊戲</w:t>
            </w:r>
            <w:r>
              <w:rPr>
                <w:rFonts w:hint="eastAsia"/>
              </w:rPr>
              <w:t>，</w:t>
            </w:r>
            <w:r w:rsidRPr="00344154">
              <w:rPr>
                <w:rFonts w:hint="eastAsia"/>
              </w:rPr>
              <w:t>辦理線</w:t>
            </w:r>
            <w:r>
              <w:rPr>
                <w:rFonts w:hint="eastAsia"/>
              </w:rPr>
              <w:t>上推廣活動</w:t>
            </w:r>
            <w:r>
              <w:t>1</w:t>
            </w:r>
            <w:r>
              <w:rPr>
                <w:rFonts w:hint="eastAsia"/>
              </w:rPr>
              <w:t>場</w:t>
            </w:r>
          </w:p>
        </w:tc>
        <w:tc>
          <w:tcPr>
            <w:tcW w:w="880" w:type="dxa"/>
            <w:tcBorders>
              <w:top w:val="nil"/>
              <w:left w:val="nil"/>
              <w:bottom w:val="single" w:sz="4" w:space="0" w:color="auto"/>
              <w:right w:val="single" w:sz="4" w:space="0" w:color="auto"/>
            </w:tcBorders>
            <w:shd w:val="clear" w:color="auto" w:fill="auto"/>
            <w:vAlign w:val="center"/>
            <w:hideMark/>
          </w:tcPr>
          <w:p w14:paraId="285E59E6" w14:textId="5996526A" w:rsidR="004E3C8E" w:rsidRPr="004E3C8E" w:rsidRDefault="004E3C8E" w:rsidP="004E3C8E">
            <w:pPr>
              <w:pStyle w:val="affe"/>
            </w:pPr>
            <w:r>
              <w:rPr>
                <w:rFonts w:hint="eastAsia"/>
              </w:rPr>
              <w:t>場</w:t>
            </w:r>
          </w:p>
        </w:tc>
        <w:tc>
          <w:tcPr>
            <w:tcW w:w="1483" w:type="dxa"/>
            <w:tcBorders>
              <w:top w:val="nil"/>
              <w:left w:val="nil"/>
              <w:bottom w:val="single" w:sz="4" w:space="0" w:color="auto"/>
              <w:right w:val="single" w:sz="4" w:space="0" w:color="auto"/>
            </w:tcBorders>
            <w:shd w:val="clear" w:color="auto" w:fill="auto"/>
            <w:vAlign w:val="center"/>
            <w:hideMark/>
          </w:tcPr>
          <w:p w14:paraId="46AB9F20" w14:textId="3B333147" w:rsidR="004E3C8E" w:rsidRPr="004E3C8E" w:rsidRDefault="004E3C8E" w:rsidP="004E3C8E">
            <w:pPr>
              <w:pStyle w:val="affe"/>
            </w:pPr>
            <w:r>
              <w:rPr>
                <w:rFonts w:hint="eastAsia"/>
              </w:rPr>
              <w:t>7</w:t>
            </w:r>
            <w:r w:rsidRPr="004E3C8E">
              <w:rPr>
                <w:rFonts w:hint="eastAsia"/>
              </w:rPr>
              <w:t>0,000</w:t>
            </w:r>
          </w:p>
        </w:tc>
        <w:tc>
          <w:tcPr>
            <w:tcW w:w="943" w:type="dxa"/>
            <w:tcBorders>
              <w:top w:val="nil"/>
              <w:left w:val="nil"/>
              <w:bottom w:val="single" w:sz="4" w:space="0" w:color="auto"/>
              <w:right w:val="single" w:sz="4" w:space="0" w:color="auto"/>
            </w:tcBorders>
            <w:shd w:val="clear" w:color="auto" w:fill="auto"/>
            <w:vAlign w:val="center"/>
            <w:hideMark/>
          </w:tcPr>
          <w:p w14:paraId="41046EE8" w14:textId="41A31CAA" w:rsidR="004E3C8E" w:rsidRPr="004E3C8E" w:rsidRDefault="004E3C8E" w:rsidP="004E3C8E">
            <w:pPr>
              <w:pStyle w:val="affe"/>
            </w:pPr>
            <w:r>
              <w:rPr>
                <w:rFonts w:hint="eastAsia"/>
              </w:rPr>
              <w:t>1</w:t>
            </w:r>
          </w:p>
        </w:tc>
        <w:tc>
          <w:tcPr>
            <w:tcW w:w="1800" w:type="dxa"/>
            <w:tcBorders>
              <w:top w:val="nil"/>
              <w:left w:val="nil"/>
              <w:bottom w:val="single" w:sz="4" w:space="0" w:color="auto"/>
              <w:right w:val="single" w:sz="4" w:space="0" w:color="auto"/>
            </w:tcBorders>
            <w:shd w:val="clear" w:color="auto" w:fill="auto"/>
            <w:vAlign w:val="center"/>
            <w:hideMark/>
          </w:tcPr>
          <w:p w14:paraId="621FA3C7" w14:textId="031E8B3D" w:rsidR="004E3C8E" w:rsidRPr="004E3C8E" w:rsidRDefault="004E3C8E" w:rsidP="004E3C8E">
            <w:pPr>
              <w:pStyle w:val="affe"/>
            </w:pPr>
            <w:r>
              <w:rPr>
                <w:rFonts w:hint="eastAsia"/>
              </w:rPr>
              <w:t>7</w:t>
            </w:r>
            <w:r w:rsidRPr="004E3C8E">
              <w:rPr>
                <w:rFonts w:hint="eastAsia"/>
              </w:rPr>
              <w:t>0,000</w:t>
            </w:r>
          </w:p>
        </w:tc>
      </w:tr>
      <w:tr w:rsidR="004E3C8E" w:rsidRPr="00F764E8" w14:paraId="7D4C357A"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56982F5C" w14:textId="77777777" w:rsidR="004E3C8E" w:rsidRPr="004E3C8E" w:rsidRDefault="004E3C8E" w:rsidP="004E3C8E">
            <w:pPr>
              <w:pStyle w:val="affe"/>
            </w:pPr>
            <w:r w:rsidRPr="00F764E8">
              <w:rPr>
                <w:rFonts w:hint="eastAsia"/>
              </w:rPr>
              <w:t>(</w:t>
            </w:r>
            <w:r w:rsidRPr="00F764E8">
              <w:rPr>
                <w:rFonts w:hint="eastAsia"/>
              </w:rPr>
              <w:t>七</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275DD2BC" w14:textId="63D505AE" w:rsidR="004E3C8E" w:rsidRPr="004E3C8E" w:rsidRDefault="004E3C8E" w:rsidP="004E3C8E">
            <w:pPr>
              <w:pStyle w:val="affe"/>
            </w:pPr>
            <w:r w:rsidRPr="00F764E8">
              <w:rPr>
                <w:rFonts w:hint="eastAsia"/>
              </w:rPr>
              <w:t>水土保持宣導影片拍攝</w:t>
            </w:r>
          </w:p>
        </w:tc>
        <w:tc>
          <w:tcPr>
            <w:tcW w:w="880" w:type="dxa"/>
            <w:tcBorders>
              <w:top w:val="nil"/>
              <w:left w:val="nil"/>
              <w:bottom w:val="single" w:sz="4" w:space="0" w:color="auto"/>
              <w:right w:val="single" w:sz="4" w:space="0" w:color="auto"/>
            </w:tcBorders>
            <w:shd w:val="clear" w:color="auto" w:fill="auto"/>
            <w:vAlign w:val="center"/>
            <w:hideMark/>
          </w:tcPr>
          <w:p w14:paraId="556A48DE" w14:textId="26746F4B" w:rsidR="004E3C8E" w:rsidRPr="004E3C8E" w:rsidRDefault="004E3C8E" w:rsidP="004E3C8E">
            <w:pPr>
              <w:pStyle w:val="affe"/>
            </w:pPr>
            <w:r w:rsidRPr="00F764E8">
              <w:rPr>
                <w:rFonts w:hint="eastAsia"/>
              </w:rPr>
              <w:t>式</w:t>
            </w:r>
          </w:p>
        </w:tc>
        <w:tc>
          <w:tcPr>
            <w:tcW w:w="1483" w:type="dxa"/>
            <w:tcBorders>
              <w:top w:val="nil"/>
              <w:left w:val="nil"/>
              <w:bottom w:val="single" w:sz="4" w:space="0" w:color="auto"/>
              <w:right w:val="single" w:sz="4" w:space="0" w:color="auto"/>
            </w:tcBorders>
            <w:shd w:val="clear" w:color="auto" w:fill="auto"/>
            <w:vAlign w:val="center"/>
            <w:hideMark/>
          </w:tcPr>
          <w:p w14:paraId="697A4CEE" w14:textId="7E032663" w:rsidR="004E3C8E" w:rsidRPr="004E3C8E" w:rsidRDefault="004E3C8E" w:rsidP="004E3C8E">
            <w:pPr>
              <w:pStyle w:val="affe"/>
            </w:pPr>
            <w:r w:rsidRPr="00F764E8">
              <w:rPr>
                <w:rFonts w:hint="eastAsia"/>
              </w:rPr>
              <w:t>14</w:t>
            </w:r>
            <w:r w:rsidRPr="004E3C8E">
              <w:rPr>
                <w:rFonts w:hint="eastAsia"/>
              </w:rPr>
              <w:t>5,000</w:t>
            </w:r>
          </w:p>
        </w:tc>
        <w:tc>
          <w:tcPr>
            <w:tcW w:w="943" w:type="dxa"/>
            <w:tcBorders>
              <w:top w:val="nil"/>
              <w:left w:val="nil"/>
              <w:bottom w:val="single" w:sz="4" w:space="0" w:color="auto"/>
              <w:right w:val="single" w:sz="4" w:space="0" w:color="auto"/>
            </w:tcBorders>
            <w:shd w:val="clear" w:color="auto" w:fill="auto"/>
            <w:vAlign w:val="center"/>
            <w:hideMark/>
          </w:tcPr>
          <w:p w14:paraId="13E62FF7" w14:textId="31083390" w:rsidR="004E3C8E" w:rsidRPr="004E3C8E" w:rsidRDefault="004E3C8E" w:rsidP="004E3C8E">
            <w:pPr>
              <w:pStyle w:val="affe"/>
            </w:pPr>
            <w:r w:rsidRPr="00F764E8">
              <w:rPr>
                <w:rFonts w:hint="eastAsia"/>
              </w:rPr>
              <w:t>1</w:t>
            </w:r>
          </w:p>
        </w:tc>
        <w:tc>
          <w:tcPr>
            <w:tcW w:w="1800" w:type="dxa"/>
            <w:tcBorders>
              <w:top w:val="nil"/>
              <w:left w:val="nil"/>
              <w:bottom w:val="single" w:sz="4" w:space="0" w:color="auto"/>
              <w:right w:val="single" w:sz="4" w:space="0" w:color="auto"/>
            </w:tcBorders>
            <w:shd w:val="clear" w:color="auto" w:fill="auto"/>
            <w:vAlign w:val="center"/>
            <w:hideMark/>
          </w:tcPr>
          <w:p w14:paraId="00CAC09F" w14:textId="2AA12621" w:rsidR="004E3C8E" w:rsidRPr="004E3C8E" w:rsidRDefault="004E3C8E" w:rsidP="004E3C8E">
            <w:pPr>
              <w:pStyle w:val="affe"/>
            </w:pPr>
            <w:r w:rsidRPr="00F764E8">
              <w:rPr>
                <w:rFonts w:hint="eastAsia"/>
              </w:rPr>
              <w:t>14</w:t>
            </w:r>
            <w:r w:rsidRPr="004E3C8E">
              <w:rPr>
                <w:rFonts w:hint="eastAsia"/>
              </w:rPr>
              <w:t>5,000</w:t>
            </w:r>
          </w:p>
        </w:tc>
      </w:tr>
      <w:tr w:rsidR="004E3C8E" w:rsidRPr="00F764E8" w14:paraId="6DB8FB5F"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noWrap/>
            <w:vAlign w:val="center"/>
            <w:hideMark/>
          </w:tcPr>
          <w:p w14:paraId="6FAC7F7B" w14:textId="77777777" w:rsidR="004E3C8E" w:rsidRPr="004E3C8E" w:rsidRDefault="004E3C8E" w:rsidP="004E3C8E">
            <w:pPr>
              <w:pStyle w:val="affe"/>
            </w:pPr>
            <w:r w:rsidRPr="00F764E8">
              <w:rPr>
                <w:rFonts w:hint="eastAsia"/>
              </w:rPr>
              <w:t>(</w:t>
            </w:r>
            <w:r w:rsidRPr="00F764E8">
              <w:rPr>
                <w:rFonts w:hint="eastAsia"/>
              </w:rPr>
              <w:t>八</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47A3884C" w14:textId="5E5D6294" w:rsidR="004E3C8E" w:rsidRPr="004E3C8E" w:rsidRDefault="004E3C8E" w:rsidP="004E3C8E">
            <w:pPr>
              <w:pStyle w:val="affe"/>
            </w:pPr>
            <w:r w:rsidRPr="00F764E8">
              <w:rPr>
                <w:rFonts w:hint="eastAsia"/>
              </w:rPr>
              <w:t>農村水保親子一日體驗營</w:t>
            </w:r>
          </w:p>
        </w:tc>
        <w:tc>
          <w:tcPr>
            <w:tcW w:w="880" w:type="dxa"/>
            <w:tcBorders>
              <w:top w:val="nil"/>
              <w:left w:val="nil"/>
              <w:bottom w:val="single" w:sz="4" w:space="0" w:color="auto"/>
              <w:right w:val="single" w:sz="4" w:space="0" w:color="auto"/>
            </w:tcBorders>
            <w:shd w:val="clear" w:color="auto" w:fill="auto"/>
            <w:vAlign w:val="center"/>
            <w:hideMark/>
          </w:tcPr>
          <w:p w14:paraId="67B093C3" w14:textId="50967FDA" w:rsidR="004E3C8E" w:rsidRPr="004E3C8E" w:rsidRDefault="004E3C8E" w:rsidP="004E3C8E">
            <w:pPr>
              <w:pStyle w:val="affe"/>
            </w:pPr>
            <w:r w:rsidRPr="00F764E8">
              <w:rPr>
                <w:rFonts w:hint="eastAsia"/>
              </w:rPr>
              <w:t>場</w:t>
            </w:r>
          </w:p>
        </w:tc>
        <w:tc>
          <w:tcPr>
            <w:tcW w:w="1483" w:type="dxa"/>
            <w:tcBorders>
              <w:top w:val="nil"/>
              <w:left w:val="nil"/>
              <w:bottom w:val="single" w:sz="4" w:space="0" w:color="auto"/>
              <w:right w:val="single" w:sz="4" w:space="0" w:color="auto"/>
            </w:tcBorders>
            <w:shd w:val="clear" w:color="auto" w:fill="auto"/>
            <w:vAlign w:val="center"/>
            <w:hideMark/>
          </w:tcPr>
          <w:p w14:paraId="7C219CF7" w14:textId="62F6C843" w:rsidR="004E3C8E" w:rsidRPr="004E3C8E" w:rsidRDefault="004E3C8E" w:rsidP="004E3C8E">
            <w:pPr>
              <w:pStyle w:val="affe"/>
            </w:pPr>
            <w:r>
              <w:rPr>
                <w:rFonts w:hint="eastAsia"/>
              </w:rPr>
              <w:t>180</w:t>
            </w:r>
            <w:r w:rsidRPr="004E3C8E">
              <w:rPr>
                <w:rFonts w:hint="eastAsia"/>
              </w:rPr>
              <w:t>,000</w:t>
            </w:r>
          </w:p>
        </w:tc>
        <w:tc>
          <w:tcPr>
            <w:tcW w:w="943" w:type="dxa"/>
            <w:tcBorders>
              <w:top w:val="nil"/>
              <w:left w:val="nil"/>
              <w:bottom w:val="single" w:sz="4" w:space="0" w:color="auto"/>
              <w:right w:val="single" w:sz="4" w:space="0" w:color="auto"/>
            </w:tcBorders>
            <w:shd w:val="clear" w:color="auto" w:fill="auto"/>
            <w:vAlign w:val="center"/>
            <w:hideMark/>
          </w:tcPr>
          <w:p w14:paraId="308FBCF9" w14:textId="78C0EEB0" w:rsidR="004E3C8E" w:rsidRPr="004E3C8E" w:rsidRDefault="004E3C8E" w:rsidP="004E3C8E">
            <w:pPr>
              <w:pStyle w:val="affe"/>
            </w:pPr>
            <w:r w:rsidRPr="00F764E8">
              <w:rPr>
                <w:rFonts w:hint="eastAsia"/>
              </w:rPr>
              <w:t>1</w:t>
            </w:r>
          </w:p>
        </w:tc>
        <w:tc>
          <w:tcPr>
            <w:tcW w:w="1800" w:type="dxa"/>
            <w:tcBorders>
              <w:top w:val="nil"/>
              <w:left w:val="nil"/>
              <w:bottom w:val="single" w:sz="4" w:space="0" w:color="auto"/>
              <w:right w:val="single" w:sz="4" w:space="0" w:color="auto"/>
            </w:tcBorders>
            <w:shd w:val="clear" w:color="auto" w:fill="auto"/>
            <w:vAlign w:val="center"/>
            <w:hideMark/>
          </w:tcPr>
          <w:p w14:paraId="15515F12" w14:textId="1E05608A" w:rsidR="004E3C8E" w:rsidRPr="004E3C8E" w:rsidRDefault="004E3C8E" w:rsidP="004E3C8E">
            <w:pPr>
              <w:pStyle w:val="affe"/>
            </w:pPr>
            <w:r>
              <w:rPr>
                <w:rFonts w:hint="eastAsia"/>
              </w:rPr>
              <w:t>180</w:t>
            </w:r>
            <w:r w:rsidRPr="004E3C8E">
              <w:rPr>
                <w:rFonts w:hint="eastAsia"/>
              </w:rPr>
              <w:t>,000</w:t>
            </w:r>
          </w:p>
        </w:tc>
      </w:tr>
      <w:tr w:rsidR="004E3C8E" w:rsidRPr="00F764E8" w14:paraId="38576F60" w14:textId="77777777" w:rsidTr="004E3C8E">
        <w:trPr>
          <w:trHeight w:val="699"/>
        </w:trPr>
        <w:tc>
          <w:tcPr>
            <w:tcW w:w="760" w:type="dxa"/>
            <w:tcBorders>
              <w:top w:val="nil"/>
              <w:left w:val="single" w:sz="8" w:space="0" w:color="auto"/>
              <w:bottom w:val="single" w:sz="4" w:space="0" w:color="auto"/>
              <w:right w:val="single" w:sz="4" w:space="0" w:color="auto"/>
            </w:tcBorders>
            <w:shd w:val="clear" w:color="auto" w:fill="auto"/>
            <w:noWrap/>
            <w:vAlign w:val="center"/>
            <w:hideMark/>
          </w:tcPr>
          <w:p w14:paraId="6C905070" w14:textId="77777777" w:rsidR="004E3C8E" w:rsidRPr="004E3C8E" w:rsidRDefault="004E3C8E" w:rsidP="004E3C8E">
            <w:pPr>
              <w:pStyle w:val="affe"/>
            </w:pPr>
            <w:r w:rsidRPr="00F764E8">
              <w:rPr>
                <w:rFonts w:hint="eastAsia"/>
              </w:rPr>
              <w:t>(</w:t>
            </w:r>
            <w:r w:rsidRPr="00F764E8">
              <w:rPr>
                <w:rFonts w:hint="eastAsia"/>
              </w:rPr>
              <w:t>九</w:t>
            </w:r>
            <w:r w:rsidRPr="00F764E8">
              <w:rPr>
                <w:rFonts w:hint="eastAsia"/>
              </w:rPr>
              <w:t>)</w:t>
            </w:r>
          </w:p>
        </w:tc>
        <w:tc>
          <w:tcPr>
            <w:tcW w:w="4380" w:type="dxa"/>
            <w:tcBorders>
              <w:top w:val="nil"/>
              <w:left w:val="nil"/>
              <w:bottom w:val="single" w:sz="4" w:space="0" w:color="auto"/>
              <w:right w:val="single" w:sz="4" w:space="0" w:color="auto"/>
            </w:tcBorders>
            <w:shd w:val="clear" w:color="auto" w:fill="auto"/>
            <w:vAlign w:val="center"/>
            <w:hideMark/>
          </w:tcPr>
          <w:p w14:paraId="776ACC4C" w14:textId="17830FA9" w:rsidR="004E3C8E" w:rsidRPr="004E3C8E" w:rsidRDefault="004E3C8E" w:rsidP="004E3C8E">
            <w:pPr>
              <w:pStyle w:val="affe"/>
            </w:pPr>
            <w:r w:rsidRPr="00F764E8">
              <w:rPr>
                <w:rFonts w:hint="eastAsia"/>
              </w:rPr>
              <w:t>多媒體廣告行銷規劃</w:t>
            </w:r>
          </w:p>
        </w:tc>
        <w:tc>
          <w:tcPr>
            <w:tcW w:w="880" w:type="dxa"/>
            <w:tcBorders>
              <w:top w:val="nil"/>
              <w:left w:val="nil"/>
              <w:bottom w:val="single" w:sz="4" w:space="0" w:color="auto"/>
              <w:right w:val="single" w:sz="4" w:space="0" w:color="auto"/>
            </w:tcBorders>
            <w:shd w:val="clear" w:color="auto" w:fill="auto"/>
            <w:noWrap/>
            <w:vAlign w:val="center"/>
            <w:hideMark/>
          </w:tcPr>
          <w:p w14:paraId="572C8A4D" w14:textId="09B62554" w:rsidR="004E3C8E" w:rsidRPr="004E3C8E" w:rsidRDefault="004E3C8E" w:rsidP="004E3C8E">
            <w:pPr>
              <w:pStyle w:val="affe"/>
            </w:pPr>
            <w:r w:rsidRPr="00F764E8">
              <w:rPr>
                <w:rFonts w:hint="eastAsia"/>
              </w:rPr>
              <w:t>式</w:t>
            </w:r>
          </w:p>
        </w:tc>
        <w:tc>
          <w:tcPr>
            <w:tcW w:w="1483" w:type="dxa"/>
            <w:tcBorders>
              <w:top w:val="nil"/>
              <w:left w:val="nil"/>
              <w:bottom w:val="single" w:sz="4" w:space="0" w:color="auto"/>
              <w:right w:val="single" w:sz="4" w:space="0" w:color="auto"/>
            </w:tcBorders>
            <w:shd w:val="clear" w:color="auto" w:fill="auto"/>
            <w:noWrap/>
            <w:vAlign w:val="center"/>
            <w:hideMark/>
          </w:tcPr>
          <w:p w14:paraId="62C28E34" w14:textId="695E4A81" w:rsidR="004E3C8E" w:rsidRPr="004E3C8E" w:rsidRDefault="004E3C8E" w:rsidP="004E3C8E">
            <w:pPr>
              <w:pStyle w:val="affe"/>
            </w:pPr>
            <w:r w:rsidRPr="00F764E8">
              <w:rPr>
                <w:rFonts w:hint="eastAsia"/>
              </w:rPr>
              <w:t>100,000</w:t>
            </w:r>
          </w:p>
        </w:tc>
        <w:tc>
          <w:tcPr>
            <w:tcW w:w="943" w:type="dxa"/>
            <w:tcBorders>
              <w:top w:val="nil"/>
              <w:left w:val="nil"/>
              <w:bottom w:val="single" w:sz="4" w:space="0" w:color="auto"/>
              <w:right w:val="single" w:sz="4" w:space="0" w:color="auto"/>
            </w:tcBorders>
            <w:shd w:val="clear" w:color="auto" w:fill="auto"/>
            <w:vAlign w:val="center"/>
            <w:hideMark/>
          </w:tcPr>
          <w:p w14:paraId="5CD63FC0" w14:textId="4B2E315D" w:rsidR="004E3C8E" w:rsidRPr="004E3C8E" w:rsidRDefault="004E3C8E" w:rsidP="004E3C8E">
            <w:pPr>
              <w:pStyle w:val="affe"/>
            </w:pPr>
            <w:r w:rsidRPr="00F764E8">
              <w:rPr>
                <w:rFonts w:hint="eastAsia"/>
              </w:rPr>
              <w:t>1</w:t>
            </w:r>
          </w:p>
        </w:tc>
        <w:tc>
          <w:tcPr>
            <w:tcW w:w="1800" w:type="dxa"/>
            <w:tcBorders>
              <w:top w:val="nil"/>
              <w:left w:val="nil"/>
              <w:bottom w:val="single" w:sz="4" w:space="0" w:color="auto"/>
              <w:right w:val="single" w:sz="4" w:space="0" w:color="auto"/>
            </w:tcBorders>
            <w:shd w:val="clear" w:color="auto" w:fill="auto"/>
            <w:vAlign w:val="center"/>
            <w:hideMark/>
          </w:tcPr>
          <w:p w14:paraId="225880F1" w14:textId="1DC2AE53" w:rsidR="004E3C8E" w:rsidRPr="004E3C8E" w:rsidRDefault="004E3C8E" w:rsidP="004E3C8E">
            <w:pPr>
              <w:pStyle w:val="affe"/>
            </w:pPr>
            <w:r w:rsidRPr="00F764E8">
              <w:rPr>
                <w:rFonts w:hint="eastAsia"/>
              </w:rPr>
              <w:t>100,000</w:t>
            </w:r>
          </w:p>
        </w:tc>
      </w:tr>
      <w:tr w:rsidR="00F764E8" w:rsidRPr="00F764E8" w14:paraId="0A0BFEDC" w14:textId="77777777" w:rsidTr="004E3C8E">
        <w:trPr>
          <w:trHeight w:val="699"/>
        </w:trPr>
        <w:tc>
          <w:tcPr>
            <w:tcW w:w="760" w:type="dxa"/>
            <w:tcBorders>
              <w:top w:val="nil"/>
              <w:left w:val="single" w:sz="8" w:space="0" w:color="auto"/>
              <w:bottom w:val="single" w:sz="8" w:space="0" w:color="auto"/>
              <w:right w:val="single" w:sz="4" w:space="0" w:color="auto"/>
            </w:tcBorders>
            <w:shd w:val="clear" w:color="auto" w:fill="auto"/>
            <w:noWrap/>
            <w:vAlign w:val="center"/>
            <w:hideMark/>
          </w:tcPr>
          <w:p w14:paraId="0D5876D7" w14:textId="77777777" w:rsidR="00F764E8" w:rsidRPr="00F764E8" w:rsidRDefault="00F764E8" w:rsidP="00F764E8">
            <w:pPr>
              <w:pStyle w:val="affe"/>
            </w:pPr>
            <w:r w:rsidRPr="00F764E8">
              <w:rPr>
                <w:rFonts w:hint="eastAsia"/>
              </w:rPr>
              <w:t xml:space="preserve">　</w:t>
            </w:r>
          </w:p>
        </w:tc>
        <w:tc>
          <w:tcPr>
            <w:tcW w:w="7686" w:type="dxa"/>
            <w:gridSpan w:val="4"/>
            <w:tcBorders>
              <w:top w:val="single" w:sz="4" w:space="0" w:color="auto"/>
              <w:left w:val="nil"/>
              <w:bottom w:val="single" w:sz="8" w:space="0" w:color="auto"/>
              <w:right w:val="single" w:sz="4" w:space="0" w:color="000000"/>
            </w:tcBorders>
            <w:shd w:val="clear" w:color="auto" w:fill="auto"/>
            <w:vAlign w:val="center"/>
            <w:hideMark/>
          </w:tcPr>
          <w:p w14:paraId="15D3DC17" w14:textId="77777777" w:rsidR="00F764E8" w:rsidRPr="00F764E8" w:rsidRDefault="00F764E8" w:rsidP="00CF6284">
            <w:pPr>
              <w:pStyle w:val="affc"/>
            </w:pPr>
            <w:r w:rsidRPr="00F764E8">
              <w:rPr>
                <w:rFonts w:hint="eastAsia"/>
              </w:rPr>
              <w:t>總計（含稅）</w:t>
            </w:r>
          </w:p>
        </w:tc>
        <w:tc>
          <w:tcPr>
            <w:tcW w:w="1800" w:type="dxa"/>
            <w:tcBorders>
              <w:top w:val="nil"/>
              <w:left w:val="nil"/>
              <w:bottom w:val="single" w:sz="4" w:space="0" w:color="auto"/>
              <w:right w:val="single" w:sz="4" w:space="0" w:color="auto"/>
            </w:tcBorders>
            <w:shd w:val="clear" w:color="auto" w:fill="auto"/>
            <w:vAlign w:val="center"/>
            <w:hideMark/>
          </w:tcPr>
          <w:p w14:paraId="7BAF2ADB" w14:textId="646C055D" w:rsidR="00F764E8" w:rsidRPr="00F764E8" w:rsidRDefault="004E3C8E" w:rsidP="00CF6284">
            <w:pPr>
              <w:pStyle w:val="affc"/>
            </w:pPr>
            <w:r w:rsidRPr="00F764E8">
              <w:rPr>
                <w:rFonts w:hint="eastAsia"/>
              </w:rPr>
              <w:t>1,</w:t>
            </w:r>
            <w:r w:rsidRPr="004E3C8E">
              <w:rPr>
                <w:rFonts w:hint="eastAsia"/>
              </w:rPr>
              <w:t>397,000</w:t>
            </w:r>
          </w:p>
        </w:tc>
      </w:tr>
    </w:tbl>
    <w:p w14:paraId="509C9BAB" w14:textId="1C94FEAE" w:rsidR="00886453" w:rsidRDefault="004E3C8E" w:rsidP="00F764E8">
      <w:pPr>
        <w:pStyle w:val="13"/>
      </w:pPr>
      <w:r>
        <w:rPr>
          <w:rFonts w:hint="eastAsia"/>
        </w:rPr>
        <w:t>本計畫</w:t>
      </w:r>
      <w:r w:rsidRPr="00F764E8">
        <w:rPr>
          <w:rFonts w:hint="eastAsia"/>
        </w:rPr>
        <w:t>經費之編列以工作項目列表計價，能清楚了解各工作項目</w:t>
      </w:r>
      <w:r>
        <w:rPr>
          <w:rFonts w:hint="eastAsia"/>
        </w:rPr>
        <w:t>推薦酷學校徵選</w:t>
      </w:r>
      <w:r w:rsidRPr="00F764E8">
        <w:rPr>
          <w:rFonts w:hint="eastAsia"/>
        </w:rPr>
        <w:t>、</w:t>
      </w:r>
      <w:r>
        <w:rPr>
          <w:rFonts w:hint="eastAsia"/>
        </w:rPr>
        <w:t>合作推廣</w:t>
      </w:r>
      <w:r w:rsidRPr="00F764E8">
        <w:rPr>
          <w:rFonts w:hint="eastAsia"/>
        </w:rPr>
        <w:t>、</w:t>
      </w:r>
      <w:r>
        <w:rPr>
          <w:rFonts w:hint="eastAsia"/>
        </w:rPr>
        <w:t>建置本市線上互動遊戲</w:t>
      </w:r>
      <w:r w:rsidRPr="00F764E8">
        <w:rPr>
          <w:rFonts w:hint="eastAsia"/>
        </w:rPr>
        <w:t>等費用，亦可核對前章節之規劃細節，詳細</w:t>
      </w:r>
      <w:r>
        <w:rPr>
          <w:rFonts w:hint="eastAsia"/>
        </w:rPr>
        <w:t>細</w:t>
      </w:r>
      <w:r w:rsidRPr="00F764E8">
        <w:rPr>
          <w:rFonts w:hint="eastAsia"/>
        </w:rPr>
        <w:t>項經費表請參閱「</w:t>
      </w:r>
      <w:r w:rsidRPr="00CC1AC9">
        <w:rPr>
          <w:rFonts w:hint="eastAsia"/>
          <w:highlight w:val="yellow"/>
        </w:rPr>
        <w:t>附件</w:t>
      </w:r>
      <w:r w:rsidR="007F558B">
        <w:rPr>
          <w:rFonts w:hint="eastAsia"/>
          <w:highlight w:val="yellow"/>
        </w:rPr>
        <w:t>十五</w:t>
      </w:r>
      <w:r>
        <w:rPr>
          <w:rFonts w:hint="eastAsia"/>
          <w:highlight w:val="yellow"/>
        </w:rPr>
        <w:t>、</w:t>
      </w:r>
      <w:r w:rsidRPr="00CC1AC9">
        <w:rPr>
          <w:rFonts w:hint="eastAsia"/>
          <w:highlight w:val="yellow"/>
        </w:rPr>
        <w:t>專案細項經費表</w:t>
      </w:r>
      <w:r w:rsidRPr="00F764E8">
        <w:rPr>
          <w:rFonts w:hint="eastAsia"/>
        </w:rPr>
        <w:t>」</w:t>
      </w:r>
      <w:r>
        <w:rPr>
          <w:rFonts w:hint="eastAsia"/>
        </w:rPr>
        <w:t>。</w:t>
      </w:r>
    </w:p>
    <w:p w14:paraId="4C801C2E" w14:textId="77777777" w:rsidR="00F764E8" w:rsidRPr="00F764E8" w:rsidRDefault="00F764E8" w:rsidP="00F764E8">
      <w:pPr>
        <w:pStyle w:val="13"/>
      </w:pPr>
    </w:p>
    <w:p w14:paraId="6602C50A" w14:textId="70D00B79" w:rsidR="00F764E8" w:rsidRPr="004E3C8E" w:rsidRDefault="00F764E8" w:rsidP="00F764E8">
      <w:pPr>
        <w:tabs>
          <w:tab w:val="left" w:pos="1190"/>
        </w:tabs>
        <w:ind w:firstLineChars="0" w:firstLine="0"/>
        <w:sectPr w:rsidR="00F764E8" w:rsidRPr="004E3C8E" w:rsidSect="0010123C">
          <w:headerReference w:type="default" r:id="rId67"/>
          <w:pgSz w:w="11906" w:h="16838"/>
          <w:pgMar w:top="1440" w:right="1800" w:bottom="1440" w:left="1800" w:header="680" w:footer="992" w:gutter="0"/>
          <w:cols w:space="425"/>
          <w:docGrid w:type="lines" w:linePitch="381"/>
        </w:sectPr>
      </w:pPr>
    </w:p>
    <w:p w14:paraId="12C52850" w14:textId="71D384D9" w:rsidR="00F764E8" w:rsidRDefault="00F764E8">
      <w:pPr>
        <w:pStyle w:val="1"/>
      </w:pPr>
      <w:bookmarkStart w:id="253" w:name="_Toc122530550"/>
      <w:bookmarkStart w:id="254" w:name="_Toc122531269"/>
      <w:bookmarkStart w:id="255" w:name="_Toc122531988"/>
      <w:bookmarkStart w:id="256" w:name="_Toc122532707"/>
      <w:bookmarkStart w:id="257" w:name="_Toc122530551"/>
      <w:bookmarkStart w:id="258" w:name="_Toc122531270"/>
      <w:bookmarkStart w:id="259" w:name="_Toc122531989"/>
      <w:bookmarkStart w:id="260" w:name="_Toc122532708"/>
      <w:bookmarkStart w:id="261" w:name="_Toc122530552"/>
      <w:bookmarkStart w:id="262" w:name="_Toc122531271"/>
      <w:bookmarkStart w:id="263" w:name="_Toc122531990"/>
      <w:bookmarkStart w:id="264" w:name="_Toc122532709"/>
      <w:bookmarkStart w:id="265" w:name="_Toc122530553"/>
      <w:bookmarkStart w:id="266" w:name="_Toc122531272"/>
      <w:bookmarkStart w:id="267" w:name="_Toc122531991"/>
      <w:bookmarkStart w:id="268" w:name="_Toc122532710"/>
      <w:bookmarkStart w:id="269" w:name="_Toc122530554"/>
      <w:bookmarkStart w:id="270" w:name="_Toc122531273"/>
      <w:bookmarkStart w:id="271" w:name="_Toc122531992"/>
      <w:bookmarkStart w:id="272" w:name="_Toc122532711"/>
      <w:bookmarkStart w:id="273" w:name="_Toc122530555"/>
      <w:bookmarkStart w:id="274" w:name="_Toc122531274"/>
      <w:bookmarkStart w:id="275" w:name="_Toc122531993"/>
      <w:bookmarkStart w:id="276" w:name="_Toc122532712"/>
      <w:bookmarkStart w:id="277" w:name="_Toc122530556"/>
      <w:bookmarkStart w:id="278" w:name="_Toc122531275"/>
      <w:bookmarkStart w:id="279" w:name="_Toc122531994"/>
      <w:bookmarkStart w:id="280" w:name="_Toc122532713"/>
      <w:bookmarkStart w:id="281" w:name="_Toc122530557"/>
      <w:bookmarkStart w:id="282" w:name="_Toc122531276"/>
      <w:bookmarkStart w:id="283" w:name="_Toc122531995"/>
      <w:bookmarkStart w:id="284" w:name="_Toc122532714"/>
      <w:bookmarkStart w:id="285" w:name="_Toc122530558"/>
      <w:bookmarkStart w:id="286" w:name="_Toc122531277"/>
      <w:bookmarkStart w:id="287" w:name="_Toc122531996"/>
      <w:bookmarkStart w:id="288" w:name="_Toc122532715"/>
      <w:bookmarkStart w:id="289" w:name="_Toc122530559"/>
      <w:bookmarkStart w:id="290" w:name="_Toc122531278"/>
      <w:bookmarkStart w:id="291" w:name="_Toc122531997"/>
      <w:bookmarkStart w:id="292" w:name="_Toc122532716"/>
      <w:bookmarkStart w:id="293" w:name="_Toc122530626"/>
      <w:bookmarkStart w:id="294" w:name="_Toc122531345"/>
      <w:bookmarkStart w:id="295" w:name="_Toc122532064"/>
      <w:bookmarkStart w:id="296" w:name="_Toc122532783"/>
      <w:bookmarkStart w:id="297" w:name="_Toc122530627"/>
      <w:bookmarkStart w:id="298" w:name="_Toc122531346"/>
      <w:bookmarkStart w:id="299" w:name="_Toc122532065"/>
      <w:bookmarkStart w:id="300" w:name="_Toc122532784"/>
      <w:bookmarkStart w:id="301" w:name="_Toc122530628"/>
      <w:bookmarkStart w:id="302" w:name="_Toc122531347"/>
      <w:bookmarkStart w:id="303" w:name="_Toc122532066"/>
      <w:bookmarkStart w:id="304" w:name="_Toc122532785"/>
      <w:bookmarkStart w:id="305" w:name="_Toc122530629"/>
      <w:bookmarkStart w:id="306" w:name="_Toc122531348"/>
      <w:bookmarkStart w:id="307" w:name="_Toc122532067"/>
      <w:bookmarkStart w:id="308" w:name="_Toc122532786"/>
      <w:bookmarkStart w:id="309" w:name="_Toc122530630"/>
      <w:bookmarkStart w:id="310" w:name="_Toc122531349"/>
      <w:bookmarkStart w:id="311" w:name="_Toc122532068"/>
      <w:bookmarkStart w:id="312" w:name="_Toc122532787"/>
      <w:bookmarkStart w:id="313" w:name="_Toc122530631"/>
      <w:bookmarkStart w:id="314" w:name="_Toc122531350"/>
      <w:bookmarkStart w:id="315" w:name="_Toc122532069"/>
      <w:bookmarkStart w:id="316" w:name="_Toc122532788"/>
      <w:bookmarkStart w:id="317" w:name="_Toc122530632"/>
      <w:bookmarkStart w:id="318" w:name="_Toc122531351"/>
      <w:bookmarkStart w:id="319" w:name="_Toc122532070"/>
      <w:bookmarkStart w:id="320" w:name="_Toc122532789"/>
      <w:bookmarkStart w:id="321" w:name="_Toc122530633"/>
      <w:bookmarkStart w:id="322" w:name="_Toc122531352"/>
      <w:bookmarkStart w:id="323" w:name="_Toc122532071"/>
      <w:bookmarkStart w:id="324" w:name="_Toc122532790"/>
      <w:bookmarkStart w:id="325" w:name="_Toc122530634"/>
      <w:bookmarkStart w:id="326" w:name="_Toc122531353"/>
      <w:bookmarkStart w:id="327" w:name="_Toc122532072"/>
      <w:bookmarkStart w:id="328" w:name="_Toc122532791"/>
      <w:bookmarkStart w:id="329" w:name="_Toc122530635"/>
      <w:bookmarkStart w:id="330" w:name="_Toc122531354"/>
      <w:bookmarkStart w:id="331" w:name="_Toc122532073"/>
      <w:bookmarkStart w:id="332" w:name="_Toc122532792"/>
      <w:bookmarkStart w:id="333" w:name="_Toc122530636"/>
      <w:bookmarkStart w:id="334" w:name="_Toc122531355"/>
      <w:bookmarkStart w:id="335" w:name="_Toc122532074"/>
      <w:bookmarkStart w:id="336" w:name="_Toc122532793"/>
      <w:bookmarkStart w:id="337" w:name="_Toc122530637"/>
      <w:bookmarkStart w:id="338" w:name="_Toc122531356"/>
      <w:bookmarkStart w:id="339" w:name="_Toc122532075"/>
      <w:bookmarkStart w:id="340" w:name="_Toc122532794"/>
      <w:bookmarkStart w:id="341" w:name="_Toc122530638"/>
      <w:bookmarkStart w:id="342" w:name="_Toc122531357"/>
      <w:bookmarkStart w:id="343" w:name="_Toc122532076"/>
      <w:bookmarkStart w:id="344" w:name="_Toc122532795"/>
      <w:bookmarkStart w:id="345" w:name="_Toc122530639"/>
      <w:bookmarkStart w:id="346" w:name="_Toc122531358"/>
      <w:bookmarkStart w:id="347" w:name="_Toc122532077"/>
      <w:bookmarkStart w:id="348" w:name="_Toc122532796"/>
      <w:bookmarkStart w:id="349" w:name="_Toc122530640"/>
      <w:bookmarkStart w:id="350" w:name="_Toc122531359"/>
      <w:bookmarkStart w:id="351" w:name="_Toc122532078"/>
      <w:bookmarkStart w:id="352" w:name="_Toc122532797"/>
      <w:bookmarkStart w:id="353" w:name="_Toc122530641"/>
      <w:bookmarkStart w:id="354" w:name="_Toc122531360"/>
      <w:bookmarkStart w:id="355" w:name="_Toc122532079"/>
      <w:bookmarkStart w:id="356" w:name="_Toc122532798"/>
      <w:bookmarkStart w:id="357" w:name="_Toc122530642"/>
      <w:bookmarkStart w:id="358" w:name="_Toc122531361"/>
      <w:bookmarkStart w:id="359" w:name="_Toc122532080"/>
      <w:bookmarkStart w:id="360" w:name="_Toc122532799"/>
      <w:bookmarkStart w:id="361" w:name="_Toc122530643"/>
      <w:bookmarkStart w:id="362" w:name="_Toc122531362"/>
      <w:bookmarkStart w:id="363" w:name="_Toc122532081"/>
      <w:bookmarkStart w:id="364" w:name="_Toc122532800"/>
      <w:bookmarkStart w:id="365" w:name="_Toc122530644"/>
      <w:bookmarkStart w:id="366" w:name="_Toc122531363"/>
      <w:bookmarkStart w:id="367" w:name="_Toc122532082"/>
      <w:bookmarkStart w:id="368" w:name="_Toc122532801"/>
      <w:bookmarkStart w:id="369" w:name="_Toc122530645"/>
      <w:bookmarkStart w:id="370" w:name="_Toc122531364"/>
      <w:bookmarkStart w:id="371" w:name="_Toc122532083"/>
      <w:bookmarkStart w:id="372" w:name="_Toc122532802"/>
      <w:bookmarkStart w:id="373" w:name="_Toc122530646"/>
      <w:bookmarkStart w:id="374" w:name="_Toc122531365"/>
      <w:bookmarkStart w:id="375" w:name="_Toc122532084"/>
      <w:bookmarkStart w:id="376" w:name="_Toc122532803"/>
      <w:bookmarkStart w:id="377" w:name="_Toc122530647"/>
      <w:bookmarkStart w:id="378" w:name="_Toc122531366"/>
      <w:bookmarkStart w:id="379" w:name="_Toc122532085"/>
      <w:bookmarkStart w:id="380" w:name="_Toc122532804"/>
      <w:bookmarkStart w:id="381" w:name="_Toc122530648"/>
      <w:bookmarkStart w:id="382" w:name="_Toc122531367"/>
      <w:bookmarkStart w:id="383" w:name="_Toc122532086"/>
      <w:bookmarkStart w:id="384" w:name="_Toc122532805"/>
      <w:bookmarkStart w:id="385" w:name="_Toc122530649"/>
      <w:bookmarkStart w:id="386" w:name="_Toc122531368"/>
      <w:bookmarkStart w:id="387" w:name="_Toc122532087"/>
      <w:bookmarkStart w:id="388" w:name="_Toc122532806"/>
      <w:bookmarkStart w:id="389" w:name="_Toc122530650"/>
      <w:bookmarkStart w:id="390" w:name="_Toc122531369"/>
      <w:bookmarkStart w:id="391" w:name="_Toc122532088"/>
      <w:bookmarkStart w:id="392" w:name="_Toc122532807"/>
      <w:bookmarkStart w:id="393" w:name="_Toc122530651"/>
      <w:bookmarkStart w:id="394" w:name="_Toc122531370"/>
      <w:bookmarkStart w:id="395" w:name="_Toc122532089"/>
      <w:bookmarkStart w:id="396" w:name="_Toc122532808"/>
      <w:bookmarkStart w:id="397" w:name="_Toc122530652"/>
      <w:bookmarkStart w:id="398" w:name="_Toc122531371"/>
      <w:bookmarkStart w:id="399" w:name="_Toc122532090"/>
      <w:bookmarkStart w:id="400" w:name="_Toc122532809"/>
      <w:bookmarkStart w:id="401" w:name="_Toc122530653"/>
      <w:bookmarkStart w:id="402" w:name="_Toc122531372"/>
      <w:bookmarkStart w:id="403" w:name="_Toc122532091"/>
      <w:bookmarkStart w:id="404" w:name="_Toc122532810"/>
      <w:bookmarkStart w:id="405" w:name="_Toc122530654"/>
      <w:bookmarkStart w:id="406" w:name="_Toc122531373"/>
      <w:bookmarkStart w:id="407" w:name="_Toc122532092"/>
      <w:bookmarkStart w:id="408" w:name="_Toc122532811"/>
      <w:bookmarkStart w:id="409" w:name="_Toc122530655"/>
      <w:bookmarkStart w:id="410" w:name="_Toc122531374"/>
      <w:bookmarkStart w:id="411" w:name="_Toc122532093"/>
      <w:bookmarkStart w:id="412" w:name="_Toc122532812"/>
      <w:bookmarkStart w:id="413" w:name="_Toc122530656"/>
      <w:bookmarkStart w:id="414" w:name="_Toc122531375"/>
      <w:bookmarkStart w:id="415" w:name="_Toc122532094"/>
      <w:bookmarkStart w:id="416" w:name="_Toc122532813"/>
      <w:bookmarkStart w:id="417" w:name="_Toc122530657"/>
      <w:bookmarkStart w:id="418" w:name="_Toc122531376"/>
      <w:bookmarkStart w:id="419" w:name="_Toc122532095"/>
      <w:bookmarkStart w:id="420" w:name="_Toc122532814"/>
      <w:bookmarkStart w:id="421" w:name="_Toc122530658"/>
      <w:bookmarkStart w:id="422" w:name="_Toc122531377"/>
      <w:bookmarkStart w:id="423" w:name="_Toc122532096"/>
      <w:bookmarkStart w:id="424" w:name="_Toc122532815"/>
      <w:bookmarkStart w:id="425" w:name="_Toc122530659"/>
      <w:bookmarkStart w:id="426" w:name="_Toc122531378"/>
      <w:bookmarkStart w:id="427" w:name="_Toc122532097"/>
      <w:bookmarkStart w:id="428" w:name="_Toc122532816"/>
      <w:bookmarkStart w:id="429" w:name="_Toc122530660"/>
      <w:bookmarkStart w:id="430" w:name="_Toc122531379"/>
      <w:bookmarkStart w:id="431" w:name="_Toc122532098"/>
      <w:bookmarkStart w:id="432" w:name="_Toc122532817"/>
      <w:bookmarkStart w:id="433" w:name="_Toc122530661"/>
      <w:bookmarkStart w:id="434" w:name="_Toc122531380"/>
      <w:bookmarkStart w:id="435" w:name="_Toc122532099"/>
      <w:bookmarkStart w:id="436" w:name="_Toc122532818"/>
      <w:bookmarkStart w:id="437" w:name="_Toc122530662"/>
      <w:bookmarkStart w:id="438" w:name="_Toc122531381"/>
      <w:bookmarkStart w:id="439" w:name="_Toc122532100"/>
      <w:bookmarkStart w:id="440" w:name="_Toc122532819"/>
      <w:bookmarkStart w:id="441" w:name="_Toc122530663"/>
      <w:bookmarkStart w:id="442" w:name="_Toc122531382"/>
      <w:bookmarkStart w:id="443" w:name="_Toc122532101"/>
      <w:bookmarkStart w:id="444" w:name="_Toc122532820"/>
      <w:bookmarkStart w:id="445" w:name="_Toc122530664"/>
      <w:bookmarkStart w:id="446" w:name="_Toc122531383"/>
      <w:bookmarkStart w:id="447" w:name="_Toc122532102"/>
      <w:bookmarkStart w:id="448" w:name="_Toc122532821"/>
      <w:bookmarkStart w:id="449" w:name="_Toc122530665"/>
      <w:bookmarkStart w:id="450" w:name="_Toc122531384"/>
      <w:bookmarkStart w:id="451" w:name="_Toc122532103"/>
      <w:bookmarkStart w:id="452" w:name="_Toc122532822"/>
      <w:bookmarkStart w:id="453" w:name="_Toc122530666"/>
      <w:bookmarkStart w:id="454" w:name="_Toc122531385"/>
      <w:bookmarkStart w:id="455" w:name="_Toc122532104"/>
      <w:bookmarkStart w:id="456" w:name="_Toc122532823"/>
      <w:bookmarkStart w:id="457" w:name="_Toc122530667"/>
      <w:bookmarkStart w:id="458" w:name="_Toc122531386"/>
      <w:bookmarkStart w:id="459" w:name="_Toc122532105"/>
      <w:bookmarkStart w:id="460" w:name="_Toc122532824"/>
      <w:bookmarkStart w:id="461" w:name="_Toc122530668"/>
      <w:bookmarkStart w:id="462" w:name="_Toc122531387"/>
      <w:bookmarkStart w:id="463" w:name="_Toc122532106"/>
      <w:bookmarkStart w:id="464" w:name="_Toc122532825"/>
      <w:bookmarkStart w:id="465" w:name="_Toc122530669"/>
      <w:bookmarkStart w:id="466" w:name="_Toc122531388"/>
      <w:bookmarkStart w:id="467" w:name="_Toc122532107"/>
      <w:bookmarkStart w:id="468" w:name="_Toc122532826"/>
      <w:bookmarkStart w:id="469" w:name="_Toc122530670"/>
      <w:bookmarkStart w:id="470" w:name="_Toc122531389"/>
      <w:bookmarkStart w:id="471" w:name="_Toc122532108"/>
      <w:bookmarkStart w:id="472" w:name="_Toc122532827"/>
      <w:bookmarkStart w:id="473" w:name="_Toc122530671"/>
      <w:bookmarkStart w:id="474" w:name="_Toc122531390"/>
      <w:bookmarkStart w:id="475" w:name="_Toc122532109"/>
      <w:bookmarkStart w:id="476" w:name="_Toc122532828"/>
      <w:bookmarkStart w:id="477" w:name="_Toc122530672"/>
      <w:bookmarkStart w:id="478" w:name="_Toc122531391"/>
      <w:bookmarkStart w:id="479" w:name="_Toc122532110"/>
      <w:bookmarkStart w:id="480" w:name="_Toc122532829"/>
      <w:bookmarkStart w:id="481" w:name="_Toc122530673"/>
      <w:bookmarkStart w:id="482" w:name="_Toc122531392"/>
      <w:bookmarkStart w:id="483" w:name="_Toc122532111"/>
      <w:bookmarkStart w:id="484" w:name="_Toc122532830"/>
      <w:bookmarkStart w:id="485" w:name="_Toc122530674"/>
      <w:bookmarkStart w:id="486" w:name="_Toc122531393"/>
      <w:bookmarkStart w:id="487" w:name="_Toc122532112"/>
      <w:bookmarkStart w:id="488" w:name="_Toc122532831"/>
      <w:bookmarkStart w:id="489" w:name="_Toc122530675"/>
      <w:bookmarkStart w:id="490" w:name="_Toc122531394"/>
      <w:bookmarkStart w:id="491" w:name="_Toc122532113"/>
      <w:bookmarkStart w:id="492" w:name="_Toc122532832"/>
      <w:bookmarkStart w:id="493" w:name="_Toc122530676"/>
      <w:bookmarkStart w:id="494" w:name="_Toc122531395"/>
      <w:bookmarkStart w:id="495" w:name="_Toc122532114"/>
      <w:bookmarkStart w:id="496" w:name="_Toc122532833"/>
      <w:bookmarkStart w:id="497" w:name="_Toc122530677"/>
      <w:bookmarkStart w:id="498" w:name="_Toc122531396"/>
      <w:bookmarkStart w:id="499" w:name="_Toc122532115"/>
      <w:bookmarkStart w:id="500" w:name="_Toc122532834"/>
      <w:bookmarkStart w:id="501" w:name="_Toc122530678"/>
      <w:bookmarkStart w:id="502" w:name="_Toc122531397"/>
      <w:bookmarkStart w:id="503" w:name="_Toc122532116"/>
      <w:bookmarkStart w:id="504" w:name="_Toc122532835"/>
      <w:bookmarkStart w:id="505" w:name="_Toc122530679"/>
      <w:bookmarkStart w:id="506" w:name="_Toc122531398"/>
      <w:bookmarkStart w:id="507" w:name="_Toc122532117"/>
      <w:bookmarkStart w:id="508" w:name="_Toc122532836"/>
      <w:bookmarkStart w:id="509" w:name="_Toc122530680"/>
      <w:bookmarkStart w:id="510" w:name="_Toc122531399"/>
      <w:bookmarkStart w:id="511" w:name="_Toc122532118"/>
      <w:bookmarkStart w:id="512" w:name="_Toc122532837"/>
      <w:bookmarkStart w:id="513" w:name="_Toc122530681"/>
      <w:bookmarkStart w:id="514" w:name="_Toc122531400"/>
      <w:bookmarkStart w:id="515" w:name="_Toc122532119"/>
      <w:bookmarkStart w:id="516" w:name="_Toc122532838"/>
      <w:bookmarkStart w:id="517" w:name="_Toc122531148"/>
      <w:bookmarkStart w:id="518" w:name="_Toc122531867"/>
      <w:bookmarkStart w:id="519" w:name="_Toc122532586"/>
      <w:bookmarkStart w:id="520" w:name="_Toc122533305"/>
      <w:bookmarkStart w:id="521" w:name="_Ref131722357"/>
      <w:bookmarkStart w:id="522" w:name="_Toc191987980"/>
      <w:bookmarkEnd w:id="196"/>
      <w:bookmarkEnd w:id="197"/>
      <w:bookmarkEnd w:id="198"/>
      <w:bookmarkEnd w:id="199"/>
      <w:bookmarkEnd w:id="200"/>
      <w:bookmarkEnd w:id="201"/>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r>
        <w:rPr>
          <w:rFonts w:hint="eastAsia"/>
        </w:rPr>
        <w:lastRenderedPageBreak/>
        <w:t>預期效益與加值回饋</w:t>
      </w:r>
      <w:bookmarkStart w:id="523" w:name="_Ref61526553"/>
      <w:bookmarkEnd w:id="521"/>
      <w:bookmarkEnd w:id="522"/>
    </w:p>
    <w:p w14:paraId="3012904A" w14:textId="320951B3" w:rsidR="00CD689A" w:rsidRDefault="0055420F" w:rsidP="00CD689A">
      <w:pPr>
        <w:pStyle w:val="20"/>
      </w:pPr>
      <w:bookmarkStart w:id="524" w:name="_Toc191987981"/>
      <w:bookmarkStart w:id="525" w:name="_Ref191994170"/>
      <w:bookmarkEnd w:id="523"/>
      <w:r>
        <w:rPr>
          <w:rFonts w:hint="eastAsia"/>
        </w:rPr>
        <w:t>預期效益</w:t>
      </w:r>
      <w:bookmarkEnd w:id="524"/>
      <w:bookmarkEnd w:id="525"/>
    </w:p>
    <w:p w14:paraId="5F5B990C" w14:textId="77777777" w:rsidR="00CD689A" w:rsidRDefault="00CD689A" w:rsidP="00CD689A">
      <w:pPr>
        <w:pStyle w:val="23"/>
      </w:pPr>
      <w:r w:rsidRPr="00CD689A">
        <w:rPr>
          <w:rFonts w:hint="eastAsia"/>
        </w:rPr>
        <w:t>期盼透過本次計畫達成以下各項效益：</w:t>
      </w:r>
    </w:p>
    <w:p w14:paraId="10E34604" w14:textId="24F8AD4F" w:rsidR="005D4AAE" w:rsidRDefault="005D4AAE" w:rsidP="0055420F">
      <w:pPr>
        <w:pStyle w:val="3"/>
        <w:spacing w:before="190"/>
      </w:pPr>
      <w:r w:rsidRPr="005D4AAE">
        <w:rPr>
          <w:rFonts w:hint="eastAsia"/>
        </w:rPr>
        <w:t>強化學童環境意識與水土保持素養</w:t>
      </w:r>
    </w:p>
    <w:p w14:paraId="4ED928D0" w14:textId="5EA746E6" w:rsidR="005D4AAE" w:rsidRPr="005D4AAE" w:rsidRDefault="005D4AAE" w:rsidP="005D4AAE">
      <w:pPr>
        <w:pStyle w:val="30"/>
      </w:pPr>
      <w:r w:rsidRPr="005D4AAE">
        <w:rPr>
          <w:rFonts w:hint="eastAsia"/>
        </w:rPr>
        <w:t>本計畫透過深化校園水土保持教育，讓學童從小建立環境保護與永續發展的觀念，並透過「水土保持酷學校」計畫，結合科技教具與數位學習資源，使水保知識更具互動性與實用性。透過課堂教學、戶外體驗與親子共學模式，學童不僅能在學校學習到水保知識，還能將這些概念帶回家庭與社區，促進水保意識的擴散，形成全民參與</w:t>
      </w:r>
      <w:r>
        <w:rPr>
          <w:rFonts w:hint="eastAsia"/>
        </w:rPr>
        <w:t>的</w:t>
      </w:r>
      <w:r w:rsidRPr="005D4AAE">
        <w:rPr>
          <w:rFonts w:hint="eastAsia"/>
        </w:rPr>
        <w:t>行動。同時，學校教師也將獲得更多資源與</w:t>
      </w:r>
      <w:r>
        <w:rPr>
          <w:rFonts w:hint="eastAsia"/>
        </w:rPr>
        <w:t>應用</w:t>
      </w:r>
      <w:r w:rsidRPr="005D4AAE">
        <w:rPr>
          <w:rFonts w:hint="eastAsia"/>
        </w:rPr>
        <w:t>，確保水土保持教育能夠持續發展，不僅是單次活動，而是長期推動的教育方針，進一步強化水土保持知識的傳承與落實。</w:t>
      </w:r>
    </w:p>
    <w:p w14:paraId="0AE35C8A" w14:textId="79203CD5" w:rsidR="005D4AAE" w:rsidRDefault="005D4AAE" w:rsidP="0055420F">
      <w:pPr>
        <w:pStyle w:val="3"/>
        <w:spacing w:before="190"/>
      </w:pPr>
      <w:r w:rsidRPr="005D4AAE">
        <w:t>提升水保知識應用能力</w:t>
      </w:r>
      <w:r>
        <w:rPr>
          <w:rFonts w:hint="eastAsia"/>
        </w:rPr>
        <w:t>，</w:t>
      </w:r>
      <w:r w:rsidRPr="005D4AAE">
        <w:rPr>
          <w:rFonts w:hint="eastAsia"/>
        </w:rPr>
        <w:t>引領水保科技教育潮</w:t>
      </w:r>
    </w:p>
    <w:p w14:paraId="57639E8A" w14:textId="4DE067E2" w:rsidR="005D4AAE" w:rsidRPr="005D4AAE" w:rsidRDefault="005D4AAE" w:rsidP="005D4AAE">
      <w:pPr>
        <w:pStyle w:val="30"/>
      </w:pPr>
      <w:r w:rsidRPr="005D4AAE">
        <w:t>在數位科技的輔助下，本計畫將進一步優化「新北水保探險島</w:t>
      </w:r>
      <w:r w:rsidRPr="005D4AAE">
        <w:t xml:space="preserve"> Gather Town</w:t>
      </w:r>
      <w:r w:rsidRPr="005D4AAE">
        <w:t>」平台，讓學童能夠透過遊戲化學習與互動式探索，更深入理解水土保持與防災知識。</w:t>
      </w:r>
      <w:r>
        <w:rPr>
          <w:rFonts w:hint="eastAsia"/>
        </w:rPr>
        <w:t>並且立基於過去豐碩的成果與基礎知識，持續深化與應用，將水土保持的設施進行轉化教學應用，讓學童進而提升水保工程的概念，同時有助於</w:t>
      </w:r>
      <w:r w:rsidRPr="005D4AAE">
        <w:t>培養學童的環境意識與問題解決能力，使水土保持教育不再局限於靜態的課堂學習，而是能夠透過模擬與實際應用來深化知識。</w:t>
      </w:r>
    </w:p>
    <w:p w14:paraId="12983FDC" w14:textId="3C65F89C" w:rsidR="005D4AAE" w:rsidRDefault="005D4AAE" w:rsidP="0055420F">
      <w:pPr>
        <w:pStyle w:val="3"/>
        <w:spacing w:before="190"/>
      </w:pPr>
      <w:r w:rsidRPr="005D4AAE">
        <w:rPr>
          <w:rFonts w:hint="eastAsia"/>
        </w:rPr>
        <w:t>創新宣導策略，提升水保意識普及度</w:t>
      </w:r>
    </w:p>
    <w:p w14:paraId="4AE906E4" w14:textId="2A902136" w:rsidR="00B74B5C" w:rsidRPr="005D4AAE" w:rsidRDefault="00B74B5C" w:rsidP="005D4AAE">
      <w:pPr>
        <w:pStyle w:val="30"/>
      </w:pPr>
      <w:r w:rsidRPr="00B74B5C">
        <w:t>本計畫不僅聚焦於學校教育，還將透過實體活動、媒體行銷與</w:t>
      </w:r>
      <w:r w:rsidRPr="00B74B5C">
        <w:lastRenderedPageBreak/>
        <w:t>親子互動等方式，擴大水土保持教育的影響力，使環境保育不僅停留在學習場域，更能融入民眾的日常生活。透過水土保持教育設攤、宣導短片與多媒體行銷，本計畫將提升社會大眾對水土保持議題的關注，讓水保教育更貼近民眾，形成更廣泛的社會參與</w:t>
      </w:r>
      <w:r>
        <w:rPr>
          <w:rFonts w:hint="eastAsia"/>
        </w:rPr>
        <w:t>，</w:t>
      </w:r>
      <w:r w:rsidRPr="00B74B5C">
        <w:t>結合農村發展，推動水保教育與地方創生的連結，使水土保持不僅是環境保護的一環，更是促進地方永續發展的關鍵力量，最終達成全民共同守護土地資源與生態環境的目標。</w:t>
      </w:r>
    </w:p>
    <w:p w14:paraId="367FE1F9" w14:textId="50C43828" w:rsidR="00CD689A" w:rsidRPr="00CD689A" w:rsidRDefault="00CD689A" w:rsidP="00CD689A">
      <w:pPr>
        <w:pStyle w:val="20"/>
      </w:pPr>
      <w:bookmarkStart w:id="526" w:name="_Ref166249958"/>
      <w:bookmarkStart w:id="527" w:name="_Ref166249980"/>
      <w:bookmarkStart w:id="528" w:name="_Toc191987982"/>
      <w:r>
        <w:rPr>
          <w:rFonts w:hint="eastAsia"/>
        </w:rPr>
        <w:t>加值回饋</w:t>
      </w:r>
      <w:bookmarkEnd w:id="526"/>
      <w:bookmarkEnd w:id="527"/>
      <w:bookmarkEnd w:id="528"/>
    </w:p>
    <w:p w14:paraId="630CDB88" w14:textId="009C0502" w:rsidR="00CD689A" w:rsidRPr="00CD689A" w:rsidRDefault="00CF3A3D" w:rsidP="00CD689A">
      <w:pPr>
        <w:pStyle w:val="3"/>
        <w:spacing w:before="190"/>
      </w:pPr>
      <w:bookmarkStart w:id="529" w:name="_Ref131663322"/>
      <w:r>
        <w:rPr>
          <w:rFonts w:hint="eastAsia"/>
        </w:rPr>
        <w:t>加贈</w:t>
      </w:r>
      <w:r w:rsidRPr="00CD689A">
        <w:rPr>
          <w:rFonts w:hint="eastAsia"/>
        </w:rPr>
        <w:t>水保教育常識或水保教育元素小遊戲二款</w:t>
      </w:r>
      <w:bookmarkEnd w:id="529"/>
    </w:p>
    <w:p w14:paraId="7F4ED495" w14:textId="56ACC6B7" w:rsidR="00CD689A" w:rsidRDefault="00380EE9" w:rsidP="00726794">
      <w:pPr>
        <w:pStyle w:val="30"/>
      </w:pPr>
      <w:r w:rsidRPr="00545B69">
        <w:rPr>
          <w:rFonts w:hint="eastAsia"/>
        </w:rPr>
        <w:t>本團隊將於新北水保冒險島的水保小學堂中嵌入兩款水土保持教育小遊戲，讓體驗者能夠在展館內輕鬆互動學習。遊戲設計結合</w:t>
      </w:r>
      <w:r w:rsidRPr="00545B69">
        <w:rPr>
          <w:rFonts w:hint="eastAsia"/>
        </w:rPr>
        <w:t xml:space="preserve"> </w:t>
      </w:r>
      <w:r w:rsidRPr="00545B69">
        <w:rPr>
          <w:rFonts w:hint="eastAsia"/>
        </w:rPr>
        <w:t>水保相關圖片與互動機制，透過趣味化的遊戲體驗，讓參與者在遊玩過程中，自然習得水土保持的重要知識。</w:t>
      </w:r>
    </w:p>
    <w:p w14:paraId="07F7F041" w14:textId="175EDD33" w:rsidR="00072124" w:rsidRDefault="00712E90" w:rsidP="00A017DC">
      <w:pPr>
        <w:pStyle w:val="afff2"/>
      </w:pPr>
      <w:r w:rsidRPr="00707A16">
        <w:drawing>
          <wp:inline distT="0" distB="0" distL="0" distR="0" wp14:anchorId="6C5E8345" wp14:editId="7AB590A4">
            <wp:extent cx="2193179" cy="1194348"/>
            <wp:effectExtent l="0" t="0" r="0" b="6350"/>
            <wp:docPr id="2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3"/>
                    <pic:cNvPicPr>
                      <a:picLocks noChangeAspect="1" noChangeArrowheads="1"/>
                    </pic:cNvPicPr>
                  </pic:nvPicPr>
                  <pic:blipFill>
                    <a:blip r:embed="rId68" cstate="print">
                      <a:extLst>
                        <a:ext uri="{28A0092B-C50C-407E-A947-70E740481C1C}">
                          <a14:useLocalDpi xmlns:a14="http://schemas.microsoft.com/office/drawing/2010/main" val="0"/>
                        </a:ext>
                      </a:extLst>
                    </a:blip>
                    <a:srcRect t="169" b="169"/>
                    <a:stretch>
                      <a:fillRect/>
                    </a:stretch>
                  </pic:blipFill>
                  <pic:spPr bwMode="auto">
                    <a:xfrm>
                      <a:off x="0" y="0"/>
                      <a:ext cx="2193179" cy="1194348"/>
                    </a:xfrm>
                    <a:prstGeom prst="rect">
                      <a:avLst/>
                    </a:prstGeom>
                    <a:noFill/>
                    <a:ln>
                      <a:noFill/>
                    </a:ln>
                  </pic:spPr>
                </pic:pic>
              </a:graphicData>
            </a:graphic>
          </wp:inline>
        </w:drawing>
      </w:r>
      <w:r w:rsidR="00EC1B00" w:rsidRPr="00EC1B00">
        <w:t xml:space="preserve"> </w:t>
      </w:r>
      <w:r w:rsidR="00EC1B00" w:rsidRPr="00707A16">
        <w:drawing>
          <wp:inline distT="0" distB="0" distL="0" distR="0" wp14:anchorId="7206C3BC" wp14:editId="5D05FE0F">
            <wp:extent cx="2466616" cy="1159377"/>
            <wp:effectExtent l="0" t="0" r="0" b="3175"/>
            <wp:docPr id="2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5"/>
                    <pic:cNvPicPr>
                      <a:picLocks noChangeAspect="1" noChangeArrowheads="1"/>
                    </pic:cNvPicPr>
                  </pic:nvPicPr>
                  <pic:blipFill>
                    <a:blip r:embed="rId69" cstate="print">
                      <a:extLst>
                        <a:ext uri="{28A0092B-C50C-407E-A947-70E740481C1C}">
                          <a14:useLocalDpi xmlns:a14="http://schemas.microsoft.com/office/drawing/2010/main" val="0"/>
                        </a:ext>
                      </a:extLst>
                    </a:blip>
                    <a:srcRect t="8091" b="8091"/>
                    <a:stretch>
                      <a:fillRect/>
                    </a:stretch>
                  </pic:blipFill>
                  <pic:spPr bwMode="auto">
                    <a:xfrm>
                      <a:off x="0" y="0"/>
                      <a:ext cx="2466616" cy="1159377"/>
                    </a:xfrm>
                    <a:prstGeom prst="rect">
                      <a:avLst/>
                    </a:prstGeom>
                    <a:noFill/>
                    <a:ln>
                      <a:noFill/>
                    </a:ln>
                  </pic:spPr>
                </pic:pic>
              </a:graphicData>
            </a:graphic>
          </wp:inline>
        </w:drawing>
      </w:r>
    </w:p>
    <w:p w14:paraId="4DC8A2D0" w14:textId="52FDFDDC" w:rsidR="00072124" w:rsidRDefault="00072124" w:rsidP="00072124">
      <w:pPr>
        <w:pStyle w:val="aff7"/>
      </w:pPr>
      <w:bookmarkStart w:id="530" w:name="_Toc131679605"/>
      <w:bookmarkStart w:id="531" w:name="_Toc191996183"/>
      <w:r>
        <w:rPr>
          <w:rFonts w:hint="eastAsia"/>
        </w:rPr>
        <w:t>圖</w:t>
      </w:r>
      <w:r>
        <w:rPr>
          <w:rFonts w:hint="eastAsia"/>
        </w:rPr>
        <w:t xml:space="preserve"> 7</w:t>
      </w:r>
      <w:r w:rsidRPr="000C1554">
        <w:noBreakHyphen/>
      </w:r>
      <w:r w:rsidRPr="000C1554">
        <w:fldChar w:fldCharType="begin"/>
      </w:r>
      <w:r w:rsidRPr="000C1554">
        <w:instrText xml:space="preserve"> </w:instrText>
      </w:r>
      <w:r w:rsidRPr="000C1554">
        <w:rPr>
          <w:rFonts w:hint="eastAsia"/>
        </w:rPr>
        <w:instrText xml:space="preserve">SEQ </w:instrText>
      </w:r>
      <w:r w:rsidRPr="000C1554">
        <w:rPr>
          <w:rFonts w:hint="eastAsia"/>
        </w:rPr>
        <w:instrText>圖</w:instrText>
      </w:r>
      <w:r w:rsidRPr="000C1554">
        <w:rPr>
          <w:rFonts w:hint="eastAsia"/>
        </w:rPr>
        <w:instrText xml:space="preserve"> \* ARABIC \s 1</w:instrText>
      </w:r>
      <w:r w:rsidRPr="000C1554">
        <w:instrText xml:space="preserve"> </w:instrText>
      </w:r>
      <w:r w:rsidRPr="000C1554">
        <w:fldChar w:fldCharType="separate"/>
      </w:r>
      <w:r w:rsidR="00E90F37">
        <w:rPr>
          <w:noProof/>
        </w:rPr>
        <w:t>1</w:t>
      </w:r>
      <w:r w:rsidRPr="000C1554">
        <w:fldChar w:fldCharType="end"/>
      </w:r>
      <w:r w:rsidRPr="000C1554">
        <w:t xml:space="preserve"> </w:t>
      </w:r>
      <w:r w:rsidR="00E07AEB">
        <w:rPr>
          <w:rFonts w:hint="eastAsia"/>
        </w:rPr>
        <w:t>水保相關知識小遊戲</w:t>
      </w:r>
      <w:r>
        <w:rPr>
          <w:rFonts w:hint="eastAsia"/>
        </w:rPr>
        <w:t>示意圖</w:t>
      </w:r>
      <w:bookmarkEnd w:id="530"/>
      <w:bookmarkEnd w:id="531"/>
    </w:p>
    <w:p w14:paraId="12C5866C" w14:textId="32A43FA7" w:rsidR="00CD689A" w:rsidRDefault="00E07AEB" w:rsidP="00E07AEB">
      <w:pPr>
        <w:pStyle w:val="3"/>
        <w:spacing w:before="190"/>
      </w:pPr>
      <w:r>
        <w:rPr>
          <w:rFonts w:hint="eastAsia"/>
        </w:rPr>
        <w:t>加贈水保互動遊戲宣傳短片一支</w:t>
      </w:r>
    </w:p>
    <w:p w14:paraId="622AA742" w14:textId="0B29AA45" w:rsidR="00E07AEB" w:rsidRPr="00C70522" w:rsidRDefault="00C70522" w:rsidP="00E07AEB">
      <w:pPr>
        <w:pStyle w:val="30"/>
      </w:pPr>
      <w:r w:rsidRPr="00C70522">
        <w:t>為提升</w:t>
      </w:r>
      <w:r w:rsidRPr="00C70522">
        <w:rPr>
          <w:rStyle w:val="afffb"/>
          <w:b w:val="0"/>
          <w:bCs w:val="0"/>
        </w:rPr>
        <w:t>新北水保探險島</w:t>
      </w:r>
      <w:r w:rsidRPr="00C70522">
        <w:t>及</w:t>
      </w:r>
      <w:r w:rsidRPr="00C70522">
        <w:rPr>
          <w:rStyle w:val="afffb"/>
          <w:b w:val="0"/>
          <w:bCs w:val="0"/>
        </w:rPr>
        <w:t>水保互動遊戲</w:t>
      </w:r>
      <w:r w:rsidRPr="00C70522">
        <w:t>的推廣效益與觸及率，本計畫加贈宣傳影片，擴大曝光與影響力。影片不僅可分享親友，也可作為活動宣傳教材，強化推廣成效。</w:t>
      </w:r>
    </w:p>
    <w:p w14:paraId="3EC28DB7" w14:textId="32099245" w:rsidR="001927D8" w:rsidRDefault="001927D8" w:rsidP="006565B7">
      <w:pPr>
        <w:pStyle w:val="aff7"/>
      </w:pPr>
    </w:p>
    <w:sectPr w:rsidR="001927D8">
      <w:headerReference w:type="default" r:id="rId70"/>
      <w:footerReference w:type="default" r:id="rId71"/>
      <w:pgSz w:w="11906" w:h="16838"/>
      <w:pgMar w:top="1440" w:right="1800" w:bottom="1440" w:left="1800" w:header="680"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6951" w14:textId="77777777" w:rsidR="00CF0C7A" w:rsidRDefault="00CF0C7A">
      <w:pPr>
        <w:spacing w:line="240" w:lineRule="auto"/>
      </w:pPr>
      <w:r>
        <w:separator/>
      </w:r>
    </w:p>
    <w:p w14:paraId="4EE61141" w14:textId="77777777" w:rsidR="00CF0C7A" w:rsidRDefault="00CF0C7A"/>
  </w:endnote>
  <w:endnote w:type="continuationSeparator" w:id="0">
    <w:p w14:paraId="4C1DC315" w14:textId="77777777" w:rsidR="00CF0C7A" w:rsidRDefault="00CF0C7A">
      <w:pPr>
        <w:spacing w:line="240" w:lineRule="auto"/>
      </w:pPr>
      <w:r>
        <w:continuationSeparator/>
      </w:r>
    </w:p>
    <w:p w14:paraId="2CD1E90D" w14:textId="77777777" w:rsidR="00CF0C7A" w:rsidRDefault="00CF0C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8D94" w14:textId="77777777" w:rsidR="001927D8" w:rsidRDefault="00386523">
    <w:pPr>
      <w:pStyle w:val="af2"/>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E334" w14:textId="77777777" w:rsidR="001927D8" w:rsidRDefault="00386523">
    <w:pPr>
      <w:pStyle w:val="af2"/>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EE7A" w14:textId="77777777" w:rsidR="001927D8" w:rsidRDefault="001927D8">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ACCF" w14:textId="77777777" w:rsidR="001927D8" w:rsidRDefault="00386523">
    <w:pPr>
      <w:pStyle w:val="af2"/>
    </w:pPr>
    <w:r>
      <w:fldChar w:fldCharType="begin"/>
    </w:r>
    <w:r>
      <w:instrText>PAGE   \* MERGEFORMAT</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A5EC" w14:textId="77777777" w:rsidR="001927D8" w:rsidRDefault="00386523">
    <w:pPr>
      <w:pStyle w:val="af2"/>
    </w:pPr>
    <w:r>
      <w:fldChar w:fldCharType="begin"/>
    </w:r>
    <w:r>
      <w:instrText>PAGE   \* MERGEFORMAT</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DBB9" w14:textId="0FE1D933" w:rsidR="00A02863" w:rsidRDefault="00386523" w:rsidP="00234406">
    <w:pPr>
      <w:pStyle w:val="af2"/>
    </w:pPr>
    <w:r>
      <w:fldChar w:fldCharType="begin"/>
    </w:r>
    <w:r>
      <w:instrText xml:space="preserve"> PAGE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D7BC0" w14:textId="77777777" w:rsidR="00CF0C7A" w:rsidRDefault="00CF0C7A">
      <w:r>
        <w:separator/>
      </w:r>
    </w:p>
    <w:p w14:paraId="76515CF9" w14:textId="77777777" w:rsidR="00CF0C7A" w:rsidRDefault="00CF0C7A"/>
  </w:footnote>
  <w:footnote w:type="continuationSeparator" w:id="0">
    <w:p w14:paraId="0D292798" w14:textId="77777777" w:rsidR="00CF0C7A" w:rsidRDefault="00CF0C7A">
      <w:r>
        <w:continuationSeparator/>
      </w:r>
    </w:p>
    <w:p w14:paraId="7EE0A338" w14:textId="77777777" w:rsidR="00CF0C7A" w:rsidRDefault="00CF0C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A8B0" w14:textId="77777777" w:rsidR="001927D8" w:rsidRDefault="001927D8">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F773" w14:textId="77777777" w:rsidR="001927D8" w:rsidRDefault="001927D8">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9C43" w14:textId="77777777" w:rsidR="001927D8" w:rsidRDefault="001927D8">
    <w:pPr>
      <w:pStyle w:val="a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DDA3" w14:textId="77777777" w:rsidR="001927D8" w:rsidRDefault="00354D6F">
    <w:pPr>
      <w:pStyle w:val="afff3"/>
    </w:pPr>
    <w:bookmarkStart w:id="27" w:name="_Hlk131638452"/>
    <w:r>
      <w:rPr>
        <w:rFonts w:hint="eastAsia"/>
      </w:rPr>
      <w:t>新北市政府農業局</w:t>
    </w:r>
    <w:bookmarkEnd w:id="27"/>
  </w:p>
  <w:p w14:paraId="1697BA04" w14:textId="0620E7BB" w:rsidR="001927D8" w:rsidRDefault="00386523" w:rsidP="00E46DF7">
    <w:pPr>
      <w:pStyle w:val="afff3"/>
    </w:pPr>
    <w:bookmarkStart w:id="28" w:name="_Hlk131638435"/>
    <w:r>
      <w:rPr>
        <w:rFonts w:hint="eastAsia"/>
      </w:rPr>
      <w:t>「</w:t>
    </w:r>
    <w:r w:rsidR="00E46DF7" w:rsidRPr="00E46DF7">
      <w:rPr>
        <w:rFonts w:hint="eastAsia"/>
      </w:rPr>
      <w:t>114</w:t>
    </w:r>
    <w:r w:rsidR="00E46DF7" w:rsidRPr="00E46DF7">
      <w:rPr>
        <w:rFonts w:hint="eastAsia"/>
      </w:rPr>
      <w:t>年新北市政府水土保持戶外教學及多元化宣導計畫</w:t>
    </w:r>
    <w:r>
      <w:rPr>
        <w:rFonts w:hint="eastAsia"/>
      </w:rPr>
      <w:t>」</w:t>
    </w:r>
    <w:bookmarkEnd w:id="28"/>
    <w:r w:rsidR="00E46DF7">
      <w:rPr>
        <w:rFonts w:hint="eastAsia"/>
      </w:rPr>
      <w:t>企劃</w:t>
    </w:r>
    <w:r>
      <w:rPr>
        <w:rFonts w:hint="eastAsia"/>
      </w:rPr>
      <w:t>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D750" w14:textId="0B4A33CC" w:rsidR="001927D8" w:rsidRDefault="002D6268">
    <w:pPr>
      <w:pStyle w:val="af4"/>
    </w:pPr>
    <w:r>
      <w:fldChar w:fldCharType="begin"/>
    </w:r>
    <w:r>
      <w:instrText xml:space="preserve"> REF _Ref122427342 \w \h </w:instrText>
    </w:r>
    <w:r>
      <w:fldChar w:fldCharType="separate"/>
    </w:r>
    <w:r w:rsidR="00E90F37">
      <w:rPr>
        <w:rFonts w:hint="eastAsia"/>
      </w:rPr>
      <w:t>第一章</w:t>
    </w:r>
    <w:r w:rsidR="00E90F37">
      <w:rPr>
        <w:rFonts w:hint="eastAsia"/>
      </w:rPr>
      <w:t xml:space="preserve">   </w:t>
    </w:r>
    <w:r>
      <w:fldChar w:fldCharType="end"/>
    </w:r>
    <w:r>
      <w:fldChar w:fldCharType="begin"/>
    </w:r>
    <w:r>
      <w:instrText xml:space="preserve"> REF _Ref122427342 \h </w:instrText>
    </w:r>
    <w:r>
      <w:fldChar w:fldCharType="separate"/>
    </w:r>
    <w:r w:rsidR="00E90F37">
      <w:rPr>
        <w:rFonts w:hint="eastAsia"/>
      </w:rPr>
      <w:t>前言及計畫概述</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11AE" w14:textId="168CB261" w:rsidR="001B7332" w:rsidRDefault="001B7332">
    <w:pPr>
      <w:pStyle w:val="af4"/>
    </w:pPr>
    <w:r>
      <w:fldChar w:fldCharType="begin"/>
    </w:r>
    <w:r>
      <w:instrText xml:space="preserve"> REF _Ref62655936 \n \h </w:instrText>
    </w:r>
    <w:r>
      <w:fldChar w:fldCharType="separate"/>
    </w:r>
    <w:r w:rsidR="00E90F37">
      <w:rPr>
        <w:rFonts w:hint="eastAsia"/>
      </w:rPr>
      <w:t>第二章</w:t>
    </w:r>
    <w:r w:rsidR="00E90F37">
      <w:rPr>
        <w:rFonts w:hint="eastAsia"/>
      </w:rPr>
      <w:t xml:space="preserve">   </w:t>
    </w:r>
    <w:r>
      <w:fldChar w:fldCharType="end"/>
    </w:r>
    <w:r>
      <w:fldChar w:fldCharType="begin"/>
    </w:r>
    <w:r>
      <w:instrText xml:space="preserve"> REF _Ref62655936 \h </w:instrText>
    </w:r>
    <w:r>
      <w:fldChar w:fldCharType="separate"/>
    </w:r>
    <w:r w:rsidR="00E90F37">
      <w:rPr>
        <w:rFonts w:hint="eastAsia"/>
      </w:rPr>
      <w:t>專案執行規劃</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E6E5" w14:textId="18B83C1C" w:rsidR="004E2D89" w:rsidRDefault="00A84A9B">
    <w:pPr>
      <w:pStyle w:val="af4"/>
    </w:pPr>
    <w:r>
      <w:fldChar w:fldCharType="begin"/>
    </w:r>
    <w:r>
      <w:instrText xml:space="preserve"> REF _Ref117542895 \n \h </w:instrText>
    </w:r>
    <w:r>
      <w:fldChar w:fldCharType="separate"/>
    </w:r>
    <w:r w:rsidR="00E90F37">
      <w:rPr>
        <w:rFonts w:hint="eastAsia"/>
      </w:rPr>
      <w:t>第三章</w:t>
    </w:r>
    <w:r w:rsidR="00E90F37">
      <w:rPr>
        <w:rFonts w:hint="eastAsia"/>
      </w:rPr>
      <w:t xml:space="preserve">   </w:t>
    </w:r>
    <w:r>
      <w:fldChar w:fldCharType="end"/>
    </w:r>
    <w:r w:rsidR="000F13EA">
      <w:fldChar w:fldCharType="begin"/>
    </w:r>
    <w:r w:rsidR="000F13EA">
      <w:instrText xml:space="preserve"> REF _Ref117542895 \h </w:instrText>
    </w:r>
    <w:r w:rsidR="000F13EA">
      <w:fldChar w:fldCharType="separate"/>
    </w:r>
    <w:r w:rsidR="00E90F37">
      <w:rPr>
        <w:rFonts w:hint="eastAsia"/>
      </w:rPr>
      <w:t>執行計畫之完整性與可行性</w:t>
    </w:r>
    <w:r w:rsidR="000F13EA">
      <w:fldChar w:fldCharType="end"/>
    </w:r>
    <w:r w:rsidR="000F13EA">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21CD" w14:textId="7D21B991" w:rsidR="005A3C48" w:rsidRPr="005A3C48" w:rsidRDefault="005A3C48" w:rsidP="005A3C48">
    <w:pPr>
      <w:pStyle w:val="af4"/>
    </w:pPr>
    <w:r>
      <w:fldChar w:fldCharType="begin"/>
    </w:r>
    <w:r>
      <w:instrText xml:space="preserve"> </w:instrText>
    </w:r>
    <w:r>
      <w:rPr>
        <w:rFonts w:hint="eastAsia"/>
      </w:rPr>
      <w:instrText>REF _Ref122536378 \w \h</w:instrText>
    </w:r>
    <w:r>
      <w:instrText xml:space="preserve"> </w:instrText>
    </w:r>
    <w:r>
      <w:fldChar w:fldCharType="separate"/>
    </w:r>
    <w:r w:rsidR="00E90F37">
      <w:rPr>
        <w:rFonts w:hint="eastAsia"/>
      </w:rPr>
      <w:t>第五章</w:t>
    </w:r>
    <w:r w:rsidR="00E90F37">
      <w:rPr>
        <w:rFonts w:hint="eastAsia"/>
      </w:rPr>
      <w:t xml:space="preserve">   </w:t>
    </w:r>
    <w:r>
      <w:fldChar w:fldCharType="end"/>
    </w:r>
    <w:r>
      <w:fldChar w:fldCharType="begin"/>
    </w:r>
    <w:r>
      <w:instrText xml:space="preserve"> REF _Ref122536379 \h </w:instrText>
    </w:r>
    <w:r>
      <w:fldChar w:fldCharType="separate"/>
    </w:r>
    <w:r w:rsidR="00E90F37">
      <w:rPr>
        <w:rFonts w:hint="eastAsia"/>
      </w:rPr>
      <w:t>公司規模與實績</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9B08" w14:textId="0D2E5317" w:rsidR="000F0074" w:rsidRPr="005A3C48" w:rsidRDefault="00073DA2" w:rsidP="005A3C48">
    <w:pPr>
      <w:pStyle w:val="af4"/>
    </w:pPr>
    <w:r>
      <w:fldChar w:fldCharType="begin"/>
    </w:r>
    <w:r>
      <w:instrText xml:space="preserve"> REF _Ref166145422 \r \h </w:instrText>
    </w:r>
    <w:r>
      <w:fldChar w:fldCharType="separate"/>
    </w:r>
    <w:r w:rsidR="00E90F37">
      <w:rPr>
        <w:rFonts w:hint="eastAsia"/>
      </w:rPr>
      <w:t>第六章</w:t>
    </w:r>
    <w:r w:rsidR="00E90F37">
      <w:rPr>
        <w:rFonts w:hint="eastAsia"/>
      </w:rPr>
      <w:t xml:space="preserve">   </w:t>
    </w:r>
    <w:r>
      <w:fldChar w:fldCharType="end"/>
    </w:r>
    <w:r>
      <w:fldChar w:fldCharType="begin"/>
    </w:r>
    <w:r>
      <w:instrText xml:space="preserve"> REF _Ref166145427 \h </w:instrText>
    </w:r>
    <w:r>
      <w:fldChar w:fldCharType="separate"/>
    </w:r>
    <w:r w:rsidR="00E90F37">
      <w:rPr>
        <w:rFonts w:hint="eastAsia"/>
      </w:rPr>
      <w:t>投標標價清單</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00E2" w14:textId="0118012F" w:rsidR="00A02863" w:rsidRDefault="00234A15" w:rsidP="00CF3A3D">
    <w:pPr>
      <w:pStyle w:val="af4"/>
    </w:pPr>
    <w:r>
      <w:fldChar w:fldCharType="begin"/>
    </w:r>
    <w:r>
      <w:instrText xml:space="preserve"> REF _Ref131722357 \n \h </w:instrText>
    </w:r>
    <w:r>
      <w:fldChar w:fldCharType="separate"/>
    </w:r>
    <w:r w:rsidR="00E90F37">
      <w:rPr>
        <w:rFonts w:hint="eastAsia"/>
      </w:rPr>
      <w:t>第七章</w:t>
    </w:r>
    <w:r w:rsidR="00E90F37">
      <w:rPr>
        <w:rFonts w:hint="eastAsia"/>
      </w:rPr>
      <w:t xml:space="preserve">   </w:t>
    </w:r>
    <w:r>
      <w:fldChar w:fldCharType="end"/>
    </w:r>
    <w:r w:rsidR="000F13EA">
      <w:fldChar w:fldCharType="begin"/>
    </w:r>
    <w:r w:rsidR="000F13EA">
      <w:instrText xml:space="preserve"> REF _Ref131722357 \h </w:instrText>
    </w:r>
    <w:r w:rsidR="000F13EA">
      <w:fldChar w:fldCharType="separate"/>
    </w:r>
    <w:r w:rsidR="00E90F37">
      <w:rPr>
        <w:rFonts w:hint="eastAsia"/>
      </w:rPr>
      <w:t>預期效益與加值回饋</w:t>
    </w:r>
    <w:r w:rsidR="000F13EA">
      <w:fldChar w:fldCharType="end"/>
    </w:r>
    <w:r w:rsidR="006A3FCA" w:rsidRPr="005A3C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2"/>
      <w:lvlText w:val=""/>
      <w:lvlJc w:val="left"/>
      <w:pPr>
        <w:tabs>
          <w:tab w:val="left" w:pos="841"/>
        </w:tabs>
        <w:ind w:leftChars="400" w:left="841" w:hangingChars="200" w:hanging="360"/>
      </w:pPr>
      <w:rPr>
        <w:rFonts w:ascii="Wingdings" w:hAnsi="Wingdings" w:hint="default"/>
      </w:rPr>
    </w:lvl>
  </w:abstractNum>
  <w:abstractNum w:abstractNumId="1" w15:restartNumberingAfterBreak="0">
    <w:nsid w:val="FFFFFF89"/>
    <w:multiLevelType w:val="singleLevel"/>
    <w:tmpl w:val="FFFFFF89"/>
    <w:lvl w:ilvl="0">
      <w:start w:val="1"/>
      <w:numFmt w:val="bullet"/>
      <w:pStyle w:val="a"/>
      <w:lvlText w:val=""/>
      <w:lvlJc w:val="left"/>
      <w:pPr>
        <w:ind w:left="680" w:hanging="480"/>
      </w:pPr>
      <w:rPr>
        <w:rFonts w:ascii="Wingdings" w:hAnsi="Wingdings" w:hint="default"/>
      </w:rPr>
    </w:lvl>
  </w:abstractNum>
  <w:abstractNum w:abstractNumId="2" w15:restartNumberingAfterBreak="0">
    <w:nsid w:val="021B649C"/>
    <w:multiLevelType w:val="multilevel"/>
    <w:tmpl w:val="0409001D"/>
    <w:styleLink w:val="a0"/>
    <w:lvl w:ilvl="0">
      <w:start w:val="1"/>
      <w:numFmt w:val="bullet"/>
      <w:lvlText w:val=""/>
      <w:lvlJc w:val="left"/>
      <w:pPr>
        <w:ind w:left="425" w:hanging="425"/>
      </w:pPr>
      <w:rPr>
        <w:rFonts w:ascii="Wingdings" w:hAnsi="Wingdings" w:hint="default"/>
      </w:rPr>
    </w:lvl>
    <w:lvl w:ilvl="1">
      <w:start w:val="1"/>
      <w:numFmt w:val="bullet"/>
      <w:lvlText w:val=""/>
      <w:lvlJc w:val="left"/>
      <w:pPr>
        <w:ind w:left="992" w:hanging="567"/>
      </w:pPr>
      <w:rPr>
        <w:rFonts w:ascii="Wingdings" w:hAnsi="Wingdings" w:hint="default"/>
      </w:rPr>
    </w:lvl>
    <w:lvl w:ilvl="2">
      <w:start w:val="1"/>
      <w:numFmt w:val="bullet"/>
      <w:lvlText w:val=""/>
      <w:lvlJc w:val="left"/>
      <w:pPr>
        <w:ind w:left="1418" w:hanging="567"/>
      </w:pPr>
      <w:rPr>
        <w:rFonts w:ascii="Symbol" w:hAnsi="Symbol" w:hint="default"/>
        <w:color w:val="auto"/>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7B115A5"/>
    <w:multiLevelType w:val="hybridMultilevel"/>
    <w:tmpl w:val="15220740"/>
    <w:lvl w:ilvl="0" w:tplc="51F802C4">
      <w:start w:val="1"/>
      <w:numFmt w:val="taiwaneseCountingThousand"/>
      <w:lvlText w:val="%1、"/>
      <w:lvlJc w:val="left"/>
      <w:pPr>
        <w:ind w:left="480" w:hanging="48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4EC305C">
      <w:numFmt w:val="none"/>
      <w:lvlText w:val=""/>
      <w:lvlJc w:val="left"/>
      <w:pPr>
        <w:tabs>
          <w:tab w:val="num" w:pos="360"/>
        </w:tabs>
      </w:pPr>
    </w:lvl>
    <w:lvl w:ilvl="2" w:tplc="C548E638">
      <w:numFmt w:val="none"/>
      <w:pStyle w:val="a1"/>
      <w:lvlText w:val=""/>
      <w:lvlJc w:val="left"/>
      <w:pPr>
        <w:tabs>
          <w:tab w:val="num" w:pos="360"/>
        </w:tabs>
      </w:pPr>
    </w:lvl>
    <w:lvl w:ilvl="3" w:tplc="7AFCAFE8">
      <w:numFmt w:val="none"/>
      <w:lvlText w:val=""/>
      <w:lvlJc w:val="left"/>
      <w:pPr>
        <w:tabs>
          <w:tab w:val="num" w:pos="360"/>
        </w:tabs>
      </w:pPr>
    </w:lvl>
    <w:lvl w:ilvl="4" w:tplc="07826F8C">
      <w:numFmt w:val="none"/>
      <w:lvlText w:val=""/>
      <w:lvlJc w:val="left"/>
      <w:pPr>
        <w:tabs>
          <w:tab w:val="num" w:pos="360"/>
        </w:tabs>
      </w:pPr>
    </w:lvl>
    <w:lvl w:ilvl="5" w:tplc="C364479E">
      <w:numFmt w:val="none"/>
      <w:lvlText w:val=""/>
      <w:lvlJc w:val="left"/>
      <w:pPr>
        <w:tabs>
          <w:tab w:val="num" w:pos="360"/>
        </w:tabs>
      </w:pPr>
    </w:lvl>
    <w:lvl w:ilvl="6" w:tplc="E6B8C44A">
      <w:numFmt w:val="none"/>
      <w:lvlText w:val=""/>
      <w:lvlJc w:val="left"/>
      <w:pPr>
        <w:tabs>
          <w:tab w:val="num" w:pos="360"/>
        </w:tabs>
      </w:pPr>
    </w:lvl>
    <w:lvl w:ilvl="7" w:tplc="F5429ECC">
      <w:numFmt w:val="none"/>
      <w:lvlText w:val=""/>
      <w:lvlJc w:val="left"/>
      <w:pPr>
        <w:tabs>
          <w:tab w:val="num" w:pos="360"/>
        </w:tabs>
      </w:pPr>
    </w:lvl>
    <w:lvl w:ilvl="8" w:tplc="7422A314" w:tentative="1">
      <w:start w:val="1"/>
      <w:numFmt w:val="lowerRoman"/>
      <w:lvlText w:val="%9."/>
      <w:lvlJc w:val="right"/>
      <w:pPr>
        <w:ind w:left="4320" w:hanging="480"/>
      </w:pPr>
    </w:lvl>
  </w:abstractNum>
  <w:abstractNum w:abstractNumId="4" w15:restartNumberingAfterBreak="0">
    <w:nsid w:val="1ADC0D56"/>
    <w:multiLevelType w:val="multilevel"/>
    <w:tmpl w:val="4E383AA6"/>
    <w:lvl w:ilvl="0">
      <w:start w:val="1"/>
      <w:numFmt w:val="taiwaneseCountingThousand"/>
      <w:pStyle w:val="1"/>
      <w:lvlText w:val="第%1章   "/>
      <w:lvlJc w:val="left"/>
      <w:pPr>
        <w:ind w:left="480" w:hanging="480"/>
      </w:pPr>
      <w:rPr>
        <w:rFonts w:hint="eastAsia"/>
      </w:rPr>
    </w:lvl>
    <w:lvl w:ilvl="1">
      <w:start w:val="1"/>
      <w:numFmt w:val="taiwaneseCountingThousand"/>
      <w:pStyle w:val="20"/>
      <w:suff w:val="nothing"/>
      <w:lvlText w:val="第%2節  "/>
      <w:lvlJc w:val="left"/>
      <w:pPr>
        <w:ind w:left="0" w:firstLine="0"/>
      </w:pPr>
      <w:rPr>
        <w:rFonts w:hint="eastAsia"/>
      </w:rPr>
    </w:lvl>
    <w:lvl w:ilvl="2">
      <w:start w:val="1"/>
      <w:numFmt w:val="taiwaneseCountingThousand"/>
      <w:pStyle w:val="3"/>
      <w:suff w:val="nothing"/>
      <w:lvlText w:val="%3、"/>
      <w:lvlJc w:val="left"/>
      <w:pPr>
        <w:ind w:left="567" w:hanging="567"/>
      </w:pPr>
      <w:rPr>
        <w:b w:val="0"/>
        <w:bCs/>
        <w:sz w:val="32"/>
        <w:szCs w:val="40"/>
        <w:specVanish w:val="0"/>
      </w:rPr>
    </w:lvl>
    <w:lvl w:ilvl="3">
      <w:start w:val="1"/>
      <w:numFmt w:val="taiwaneseCountingThousand"/>
      <w:suff w:val="nothing"/>
      <w:lvlText w:val="(%4)"/>
      <w:lvlJc w:val="left"/>
      <w:pPr>
        <w:ind w:left="1134" w:hanging="567"/>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nothing"/>
      <w:lvlText w:val="%5"/>
      <w:lvlJc w:val="left"/>
      <w:pPr>
        <w:ind w:left="1616" w:hanging="34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
      <w:lvlJc w:val="left"/>
      <w:pPr>
        <w:ind w:left="2437" w:hanging="453"/>
      </w:pPr>
    </w:lvl>
    <w:lvl w:ilvl="6">
      <w:start w:val="1"/>
      <w:numFmt w:val="upperLetter"/>
      <w:pStyle w:val="7"/>
      <w:suff w:val="nothing"/>
      <w:lvlText w:val="%7. "/>
      <w:lvlJc w:val="left"/>
      <w:pPr>
        <w:ind w:left="2948" w:hanging="396"/>
      </w:pPr>
      <w:rPr>
        <w:rFonts w:hint="eastAsia"/>
      </w:rPr>
    </w:lvl>
    <w:lvl w:ilvl="7">
      <w:start w:val="1"/>
      <w:numFmt w:val="lowerLetter"/>
      <w:pStyle w:val="8"/>
      <w:suff w:val="nothing"/>
      <w:lvlText w:val="%8. "/>
      <w:lvlJc w:val="left"/>
      <w:pPr>
        <w:ind w:left="3402" w:hanging="283"/>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9"/>
      <w:suff w:val="nothing"/>
      <w:lvlText w:val="%9. "/>
      <w:lvlJc w:val="left"/>
      <w:pPr>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2D100CCD"/>
    <w:multiLevelType w:val="multilevel"/>
    <w:tmpl w:val="02803074"/>
    <w:lvl w:ilvl="0">
      <w:start w:val="1"/>
      <w:numFmt w:val="taiwaneseCountingThousand"/>
      <w:pStyle w:val="4"/>
      <w:lvlText w:val="(%1)"/>
      <w:lvlJc w:val="left"/>
      <w:pPr>
        <w:ind w:left="1134" w:hanging="567"/>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39426590"/>
    <w:multiLevelType w:val="multilevel"/>
    <w:tmpl w:val="A3B04798"/>
    <w:styleLink w:val="a2"/>
    <w:lvl w:ilvl="0">
      <w:start w:val="1"/>
      <w:numFmt w:val="bullet"/>
      <w:lvlText w:val=""/>
      <w:lvlJc w:val="left"/>
      <w:pPr>
        <w:ind w:left="480" w:hanging="480"/>
      </w:pPr>
      <w:rPr>
        <w:rFonts w:ascii="Wingdings" w:eastAsia="標楷體" w:hAnsi="Wingdings" w:cs="Times New Roman" w:hint="default"/>
        <w:b w:val="0"/>
        <w:i w:val="0"/>
        <w:sz w:val="28"/>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3F474162"/>
    <w:multiLevelType w:val="multilevel"/>
    <w:tmpl w:val="8A94B37E"/>
    <w:lvl w:ilvl="0">
      <w:start w:val="1"/>
      <w:numFmt w:val="decimal"/>
      <w:pStyle w:val="5"/>
      <w:lvlText w:val="%1."/>
      <w:lvlJc w:val="left"/>
      <w:pPr>
        <w:ind w:left="1814" w:hanging="340"/>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8" w15:restartNumberingAfterBreak="0">
    <w:nsid w:val="4BC51685"/>
    <w:multiLevelType w:val="hybridMultilevel"/>
    <w:tmpl w:val="BDA4F608"/>
    <w:lvl w:ilvl="0" w:tplc="917A9E9E">
      <w:numFmt w:val="decimal"/>
      <w:pStyle w:val="a3"/>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 w15:restartNumberingAfterBreak="0">
    <w:nsid w:val="7A1E254A"/>
    <w:multiLevelType w:val="hybridMultilevel"/>
    <w:tmpl w:val="EA402B8E"/>
    <w:lvl w:ilvl="0" w:tplc="5B6A4E60">
      <w:numFmt w:val="decimal"/>
      <w:pStyle w:val="a4"/>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num w:numId="1" w16cid:durableId="613025597">
    <w:abstractNumId w:val="1"/>
  </w:num>
  <w:num w:numId="2" w16cid:durableId="1611471199">
    <w:abstractNumId w:val="0"/>
  </w:num>
  <w:num w:numId="3" w16cid:durableId="1363675619">
    <w:abstractNumId w:val="6"/>
  </w:num>
  <w:num w:numId="4" w16cid:durableId="2077703965">
    <w:abstractNumId w:val="2"/>
  </w:num>
  <w:num w:numId="5" w16cid:durableId="1908300735">
    <w:abstractNumId w:val="9"/>
  </w:num>
  <w:num w:numId="6" w16cid:durableId="1896231820">
    <w:abstractNumId w:val="3"/>
    <w:lvlOverride w:ilvl="0">
      <w:startOverride w:val="1"/>
    </w:lvlOverride>
  </w:num>
  <w:num w:numId="7" w16cid:durableId="6836905">
    <w:abstractNumId w:val="8"/>
  </w:num>
  <w:num w:numId="8" w16cid:durableId="21592968">
    <w:abstractNumId w:val="4"/>
  </w:num>
  <w:num w:numId="9" w16cid:durableId="292254553">
    <w:abstractNumId w:val="7"/>
  </w:num>
  <w:num w:numId="10" w16cid:durableId="1576627934">
    <w:abstractNumId w:val="5"/>
  </w:num>
  <w:num w:numId="11" w16cid:durableId="12518163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7458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17271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22085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31908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41999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85141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20021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235209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46457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47291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601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410634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66101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48352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95474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7181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90694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77985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07022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82916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379401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98979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28039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4915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699744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31633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09571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6753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3908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192834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817208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881342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099430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Zoustec">
    <w15:presenceInfo w15:providerId="Windows Live" w15:userId="fe28e3dfc73a09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bordersDoNotSurroundHeader/>
  <w:bordersDoNotSurroundFooter/>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ocumentProtection w:formatting="1" w:enforcement="0"/>
  <w:defaultTabStop w:val="0"/>
  <w:evenAndOddHeaders/>
  <w:drawingGridHorizontalSpacing w:val="140"/>
  <w:drawingGridVerticalSpacing w:val="38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I1MTIyYTAzZWQwYmQ0NDdhYjUzZWQ2MDkyNTdmMmIifQ=="/>
  </w:docVars>
  <w:rsids>
    <w:rsidRoot w:val="000C0705"/>
    <w:rsid w:val="00000436"/>
    <w:rsid w:val="00000CF0"/>
    <w:rsid w:val="00001B95"/>
    <w:rsid w:val="0000220A"/>
    <w:rsid w:val="00002434"/>
    <w:rsid w:val="000025A5"/>
    <w:rsid w:val="00002F63"/>
    <w:rsid w:val="00003381"/>
    <w:rsid w:val="00003B23"/>
    <w:rsid w:val="0000489C"/>
    <w:rsid w:val="00004B01"/>
    <w:rsid w:val="00005768"/>
    <w:rsid w:val="00007991"/>
    <w:rsid w:val="000079D8"/>
    <w:rsid w:val="00010780"/>
    <w:rsid w:val="00011156"/>
    <w:rsid w:val="00012002"/>
    <w:rsid w:val="0001251E"/>
    <w:rsid w:val="00012DAC"/>
    <w:rsid w:val="000130F3"/>
    <w:rsid w:val="00013EE0"/>
    <w:rsid w:val="0001414C"/>
    <w:rsid w:val="000142C9"/>
    <w:rsid w:val="00014468"/>
    <w:rsid w:val="0001496C"/>
    <w:rsid w:val="000149F9"/>
    <w:rsid w:val="00015185"/>
    <w:rsid w:val="00016A64"/>
    <w:rsid w:val="00017EDD"/>
    <w:rsid w:val="00021609"/>
    <w:rsid w:val="00021620"/>
    <w:rsid w:val="00021FE6"/>
    <w:rsid w:val="0002249F"/>
    <w:rsid w:val="0002324D"/>
    <w:rsid w:val="0002351F"/>
    <w:rsid w:val="000240D1"/>
    <w:rsid w:val="00024353"/>
    <w:rsid w:val="00025CBC"/>
    <w:rsid w:val="000268D6"/>
    <w:rsid w:val="0002742E"/>
    <w:rsid w:val="00027936"/>
    <w:rsid w:val="00027A13"/>
    <w:rsid w:val="00027FFB"/>
    <w:rsid w:val="00030E2F"/>
    <w:rsid w:val="000319B3"/>
    <w:rsid w:val="00031AA1"/>
    <w:rsid w:val="000330D3"/>
    <w:rsid w:val="00033505"/>
    <w:rsid w:val="00034F72"/>
    <w:rsid w:val="00035758"/>
    <w:rsid w:val="00036265"/>
    <w:rsid w:val="000368AC"/>
    <w:rsid w:val="00037324"/>
    <w:rsid w:val="0003767D"/>
    <w:rsid w:val="00040B66"/>
    <w:rsid w:val="00040BA1"/>
    <w:rsid w:val="0004164D"/>
    <w:rsid w:val="000418A3"/>
    <w:rsid w:val="00041EEB"/>
    <w:rsid w:val="00042532"/>
    <w:rsid w:val="00044D97"/>
    <w:rsid w:val="00045836"/>
    <w:rsid w:val="00045FE2"/>
    <w:rsid w:val="0005032C"/>
    <w:rsid w:val="00050FDA"/>
    <w:rsid w:val="000510FF"/>
    <w:rsid w:val="00051234"/>
    <w:rsid w:val="00051DEF"/>
    <w:rsid w:val="00052059"/>
    <w:rsid w:val="000530AF"/>
    <w:rsid w:val="000531A9"/>
    <w:rsid w:val="0005381F"/>
    <w:rsid w:val="00055F52"/>
    <w:rsid w:val="00056425"/>
    <w:rsid w:val="00056776"/>
    <w:rsid w:val="00056C16"/>
    <w:rsid w:val="00057B89"/>
    <w:rsid w:val="00061FDF"/>
    <w:rsid w:val="00062312"/>
    <w:rsid w:val="00062472"/>
    <w:rsid w:val="00062CBA"/>
    <w:rsid w:val="000633B1"/>
    <w:rsid w:val="00063E2B"/>
    <w:rsid w:val="00065965"/>
    <w:rsid w:val="000667DE"/>
    <w:rsid w:val="00066AF6"/>
    <w:rsid w:val="00067224"/>
    <w:rsid w:val="00070103"/>
    <w:rsid w:val="000703AD"/>
    <w:rsid w:val="00071126"/>
    <w:rsid w:val="00071268"/>
    <w:rsid w:val="00071700"/>
    <w:rsid w:val="00071EAA"/>
    <w:rsid w:val="00072124"/>
    <w:rsid w:val="00072944"/>
    <w:rsid w:val="000736D9"/>
    <w:rsid w:val="00073DA2"/>
    <w:rsid w:val="00074223"/>
    <w:rsid w:val="00074F9E"/>
    <w:rsid w:val="00077D4D"/>
    <w:rsid w:val="00080914"/>
    <w:rsid w:val="000817E9"/>
    <w:rsid w:val="0008186D"/>
    <w:rsid w:val="00081ECC"/>
    <w:rsid w:val="000843CB"/>
    <w:rsid w:val="00084649"/>
    <w:rsid w:val="00084B03"/>
    <w:rsid w:val="00084ECF"/>
    <w:rsid w:val="00085280"/>
    <w:rsid w:val="000857A2"/>
    <w:rsid w:val="000857E2"/>
    <w:rsid w:val="00085B91"/>
    <w:rsid w:val="0008680F"/>
    <w:rsid w:val="00086A6C"/>
    <w:rsid w:val="00086B93"/>
    <w:rsid w:val="00090527"/>
    <w:rsid w:val="00090B59"/>
    <w:rsid w:val="00090D05"/>
    <w:rsid w:val="000941C5"/>
    <w:rsid w:val="00094739"/>
    <w:rsid w:val="00094FD1"/>
    <w:rsid w:val="000956A8"/>
    <w:rsid w:val="00097051"/>
    <w:rsid w:val="000A0A05"/>
    <w:rsid w:val="000A18FF"/>
    <w:rsid w:val="000A27BF"/>
    <w:rsid w:val="000A2BA4"/>
    <w:rsid w:val="000A2C6A"/>
    <w:rsid w:val="000A49D0"/>
    <w:rsid w:val="000A5AA1"/>
    <w:rsid w:val="000A5CAF"/>
    <w:rsid w:val="000A5E29"/>
    <w:rsid w:val="000A6145"/>
    <w:rsid w:val="000A69A2"/>
    <w:rsid w:val="000B0273"/>
    <w:rsid w:val="000B0710"/>
    <w:rsid w:val="000B088B"/>
    <w:rsid w:val="000B0C05"/>
    <w:rsid w:val="000B20BF"/>
    <w:rsid w:val="000B2274"/>
    <w:rsid w:val="000B2BF4"/>
    <w:rsid w:val="000B4163"/>
    <w:rsid w:val="000B4AB2"/>
    <w:rsid w:val="000B56C9"/>
    <w:rsid w:val="000B5D85"/>
    <w:rsid w:val="000B64A7"/>
    <w:rsid w:val="000B6C24"/>
    <w:rsid w:val="000C0705"/>
    <w:rsid w:val="000C1533"/>
    <w:rsid w:val="000C16C3"/>
    <w:rsid w:val="000C1B01"/>
    <w:rsid w:val="000C1E5F"/>
    <w:rsid w:val="000C24FB"/>
    <w:rsid w:val="000C2BE1"/>
    <w:rsid w:val="000C2C0A"/>
    <w:rsid w:val="000C340A"/>
    <w:rsid w:val="000C54D7"/>
    <w:rsid w:val="000C5D2D"/>
    <w:rsid w:val="000C61A9"/>
    <w:rsid w:val="000C68B0"/>
    <w:rsid w:val="000C7536"/>
    <w:rsid w:val="000D065A"/>
    <w:rsid w:val="000D0E65"/>
    <w:rsid w:val="000D1B9D"/>
    <w:rsid w:val="000D2519"/>
    <w:rsid w:val="000D2D3C"/>
    <w:rsid w:val="000D3422"/>
    <w:rsid w:val="000D3D5A"/>
    <w:rsid w:val="000D3E34"/>
    <w:rsid w:val="000D52F1"/>
    <w:rsid w:val="000D5B2D"/>
    <w:rsid w:val="000D6D9F"/>
    <w:rsid w:val="000D77AA"/>
    <w:rsid w:val="000E0129"/>
    <w:rsid w:val="000E0E26"/>
    <w:rsid w:val="000E217B"/>
    <w:rsid w:val="000E272B"/>
    <w:rsid w:val="000E33C6"/>
    <w:rsid w:val="000E3811"/>
    <w:rsid w:val="000E3A33"/>
    <w:rsid w:val="000E4C50"/>
    <w:rsid w:val="000E4EF5"/>
    <w:rsid w:val="000E66E4"/>
    <w:rsid w:val="000E72E8"/>
    <w:rsid w:val="000E7DF9"/>
    <w:rsid w:val="000E7FBE"/>
    <w:rsid w:val="000F0074"/>
    <w:rsid w:val="000F0174"/>
    <w:rsid w:val="000F08B2"/>
    <w:rsid w:val="000F0E33"/>
    <w:rsid w:val="000F0F78"/>
    <w:rsid w:val="000F13EA"/>
    <w:rsid w:val="000F2A34"/>
    <w:rsid w:val="000F7D48"/>
    <w:rsid w:val="000F7EB2"/>
    <w:rsid w:val="0010123C"/>
    <w:rsid w:val="001024B1"/>
    <w:rsid w:val="001036BA"/>
    <w:rsid w:val="00103AD5"/>
    <w:rsid w:val="00103DC0"/>
    <w:rsid w:val="0010463F"/>
    <w:rsid w:val="00104D45"/>
    <w:rsid w:val="001050FF"/>
    <w:rsid w:val="00106570"/>
    <w:rsid w:val="001071AE"/>
    <w:rsid w:val="00107479"/>
    <w:rsid w:val="00110449"/>
    <w:rsid w:val="00111220"/>
    <w:rsid w:val="0011140C"/>
    <w:rsid w:val="00111F9A"/>
    <w:rsid w:val="00112213"/>
    <w:rsid w:val="00112A93"/>
    <w:rsid w:val="00114B04"/>
    <w:rsid w:val="00115257"/>
    <w:rsid w:val="00117152"/>
    <w:rsid w:val="00120096"/>
    <w:rsid w:val="001210AF"/>
    <w:rsid w:val="001213C2"/>
    <w:rsid w:val="0012169C"/>
    <w:rsid w:val="001225E3"/>
    <w:rsid w:val="001227D0"/>
    <w:rsid w:val="00123401"/>
    <w:rsid w:val="0012502C"/>
    <w:rsid w:val="001252B4"/>
    <w:rsid w:val="00126F1F"/>
    <w:rsid w:val="001305E9"/>
    <w:rsid w:val="00131FE3"/>
    <w:rsid w:val="0013233C"/>
    <w:rsid w:val="00133E51"/>
    <w:rsid w:val="0013404A"/>
    <w:rsid w:val="00135176"/>
    <w:rsid w:val="00136C37"/>
    <w:rsid w:val="00136D9C"/>
    <w:rsid w:val="001370DD"/>
    <w:rsid w:val="0014070B"/>
    <w:rsid w:val="001416BE"/>
    <w:rsid w:val="00141B52"/>
    <w:rsid w:val="00141F5F"/>
    <w:rsid w:val="001422CA"/>
    <w:rsid w:val="00142EFA"/>
    <w:rsid w:val="00143141"/>
    <w:rsid w:val="00145F09"/>
    <w:rsid w:val="001466A0"/>
    <w:rsid w:val="00147752"/>
    <w:rsid w:val="0015026A"/>
    <w:rsid w:val="0015527D"/>
    <w:rsid w:val="00157773"/>
    <w:rsid w:val="0016135A"/>
    <w:rsid w:val="0016291D"/>
    <w:rsid w:val="00162D50"/>
    <w:rsid w:val="00164759"/>
    <w:rsid w:val="001653B6"/>
    <w:rsid w:val="00166051"/>
    <w:rsid w:val="00166C0C"/>
    <w:rsid w:val="00167003"/>
    <w:rsid w:val="001673E9"/>
    <w:rsid w:val="00167DA8"/>
    <w:rsid w:val="00170384"/>
    <w:rsid w:val="00170BC9"/>
    <w:rsid w:val="00171AE3"/>
    <w:rsid w:val="001723F3"/>
    <w:rsid w:val="001738AE"/>
    <w:rsid w:val="00174026"/>
    <w:rsid w:val="00174245"/>
    <w:rsid w:val="001751C9"/>
    <w:rsid w:val="00175619"/>
    <w:rsid w:val="00175822"/>
    <w:rsid w:val="00176C15"/>
    <w:rsid w:val="0017721F"/>
    <w:rsid w:val="001772AB"/>
    <w:rsid w:val="00182072"/>
    <w:rsid w:val="0018225D"/>
    <w:rsid w:val="00182970"/>
    <w:rsid w:val="0018362A"/>
    <w:rsid w:val="00183A86"/>
    <w:rsid w:val="00183B94"/>
    <w:rsid w:val="00184AF4"/>
    <w:rsid w:val="001869D0"/>
    <w:rsid w:val="00186C15"/>
    <w:rsid w:val="001871B8"/>
    <w:rsid w:val="001909D4"/>
    <w:rsid w:val="00191356"/>
    <w:rsid w:val="00191DED"/>
    <w:rsid w:val="001921ED"/>
    <w:rsid w:val="001927D8"/>
    <w:rsid w:val="001934D2"/>
    <w:rsid w:val="00193C2E"/>
    <w:rsid w:val="00193FD2"/>
    <w:rsid w:val="00194346"/>
    <w:rsid w:val="0019517C"/>
    <w:rsid w:val="00195A14"/>
    <w:rsid w:val="001962D8"/>
    <w:rsid w:val="00196E96"/>
    <w:rsid w:val="00196FFD"/>
    <w:rsid w:val="001979E7"/>
    <w:rsid w:val="001A017B"/>
    <w:rsid w:val="001A0A1E"/>
    <w:rsid w:val="001A1B92"/>
    <w:rsid w:val="001A1FC4"/>
    <w:rsid w:val="001A244E"/>
    <w:rsid w:val="001A2603"/>
    <w:rsid w:val="001A4464"/>
    <w:rsid w:val="001A4641"/>
    <w:rsid w:val="001A4CC4"/>
    <w:rsid w:val="001A5426"/>
    <w:rsid w:val="001A7E77"/>
    <w:rsid w:val="001B0AB6"/>
    <w:rsid w:val="001B1719"/>
    <w:rsid w:val="001B390B"/>
    <w:rsid w:val="001B64E4"/>
    <w:rsid w:val="001B6588"/>
    <w:rsid w:val="001B6627"/>
    <w:rsid w:val="001B695C"/>
    <w:rsid w:val="001B6DBD"/>
    <w:rsid w:val="001B7332"/>
    <w:rsid w:val="001B7E64"/>
    <w:rsid w:val="001C1249"/>
    <w:rsid w:val="001C246E"/>
    <w:rsid w:val="001C25E5"/>
    <w:rsid w:val="001C31B7"/>
    <w:rsid w:val="001C3C95"/>
    <w:rsid w:val="001C601C"/>
    <w:rsid w:val="001C63F1"/>
    <w:rsid w:val="001C72C0"/>
    <w:rsid w:val="001D04CA"/>
    <w:rsid w:val="001D255B"/>
    <w:rsid w:val="001D3867"/>
    <w:rsid w:val="001D5C3D"/>
    <w:rsid w:val="001D7A0B"/>
    <w:rsid w:val="001E03CE"/>
    <w:rsid w:val="001E0712"/>
    <w:rsid w:val="001E0ADF"/>
    <w:rsid w:val="001E11AB"/>
    <w:rsid w:val="001E2194"/>
    <w:rsid w:val="001E2793"/>
    <w:rsid w:val="001E3C2A"/>
    <w:rsid w:val="001E4696"/>
    <w:rsid w:val="001E572D"/>
    <w:rsid w:val="001E6990"/>
    <w:rsid w:val="001F11C5"/>
    <w:rsid w:val="001F2E77"/>
    <w:rsid w:val="001F3B03"/>
    <w:rsid w:val="001F3FF8"/>
    <w:rsid w:val="001F4259"/>
    <w:rsid w:val="001F438A"/>
    <w:rsid w:val="001F459B"/>
    <w:rsid w:val="001F4976"/>
    <w:rsid w:val="001F51D6"/>
    <w:rsid w:val="001F592A"/>
    <w:rsid w:val="001F59C7"/>
    <w:rsid w:val="001F6008"/>
    <w:rsid w:val="001F69A2"/>
    <w:rsid w:val="001F75D0"/>
    <w:rsid w:val="0020046B"/>
    <w:rsid w:val="002007E7"/>
    <w:rsid w:val="00201077"/>
    <w:rsid w:val="00201528"/>
    <w:rsid w:val="00201EFA"/>
    <w:rsid w:val="00202BDE"/>
    <w:rsid w:val="0020381A"/>
    <w:rsid w:val="00204793"/>
    <w:rsid w:val="00204C49"/>
    <w:rsid w:val="00205CCE"/>
    <w:rsid w:val="00205D4B"/>
    <w:rsid w:val="00205D57"/>
    <w:rsid w:val="0020632F"/>
    <w:rsid w:val="00207733"/>
    <w:rsid w:val="00211AA9"/>
    <w:rsid w:val="00213891"/>
    <w:rsid w:val="0021471D"/>
    <w:rsid w:val="002150D3"/>
    <w:rsid w:val="00215697"/>
    <w:rsid w:val="00215B9F"/>
    <w:rsid w:val="002163BF"/>
    <w:rsid w:val="00217BD4"/>
    <w:rsid w:val="002205FE"/>
    <w:rsid w:val="00220683"/>
    <w:rsid w:val="0022196C"/>
    <w:rsid w:val="002228CE"/>
    <w:rsid w:val="002255EB"/>
    <w:rsid w:val="00225B26"/>
    <w:rsid w:val="00226C23"/>
    <w:rsid w:val="00227C42"/>
    <w:rsid w:val="00230BD7"/>
    <w:rsid w:val="00230E6D"/>
    <w:rsid w:val="002324F6"/>
    <w:rsid w:val="0023274B"/>
    <w:rsid w:val="00233A20"/>
    <w:rsid w:val="00233D15"/>
    <w:rsid w:val="00233FDA"/>
    <w:rsid w:val="00234406"/>
    <w:rsid w:val="00234A15"/>
    <w:rsid w:val="00234F19"/>
    <w:rsid w:val="00236154"/>
    <w:rsid w:val="0023660E"/>
    <w:rsid w:val="00236B7F"/>
    <w:rsid w:val="00240218"/>
    <w:rsid w:val="00240DD9"/>
    <w:rsid w:val="00242C15"/>
    <w:rsid w:val="002430E3"/>
    <w:rsid w:val="00243C52"/>
    <w:rsid w:val="00244CD4"/>
    <w:rsid w:val="002471A4"/>
    <w:rsid w:val="00247DBA"/>
    <w:rsid w:val="00250467"/>
    <w:rsid w:val="0025070B"/>
    <w:rsid w:val="00250843"/>
    <w:rsid w:val="00251023"/>
    <w:rsid w:val="0025221C"/>
    <w:rsid w:val="00253C04"/>
    <w:rsid w:val="00253E19"/>
    <w:rsid w:val="00254C52"/>
    <w:rsid w:val="00255674"/>
    <w:rsid w:val="00255CA4"/>
    <w:rsid w:val="002561AE"/>
    <w:rsid w:val="00261629"/>
    <w:rsid w:val="002628F9"/>
    <w:rsid w:val="00262D56"/>
    <w:rsid w:val="00264389"/>
    <w:rsid w:val="00265B4C"/>
    <w:rsid w:val="00266BA7"/>
    <w:rsid w:val="0026705A"/>
    <w:rsid w:val="002670F1"/>
    <w:rsid w:val="00267549"/>
    <w:rsid w:val="00271528"/>
    <w:rsid w:val="0027174C"/>
    <w:rsid w:val="00272247"/>
    <w:rsid w:val="00272556"/>
    <w:rsid w:val="00273655"/>
    <w:rsid w:val="00273A88"/>
    <w:rsid w:val="00273B35"/>
    <w:rsid w:val="0027666C"/>
    <w:rsid w:val="002767CC"/>
    <w:rsid w:val="00277658"/>
    <w:rsid w:val="0028173C"/>
    <w:rsid w:val="002818FA"/>
    <w:rsid w:val="0028203C"/>
    <w:rsid w:val="00282575"/>
    <w:rsid w:val="0028486E"/>
    <w:rsid w:val="00286050"/>
    <w:rsid w:val="002860A3"/>
    <w:rsid w:val="00286839"/>
    <w:rsid w:val="002874C9"/>
    <w:rsid w:val="00290A25"/>
    <w:rsid w:val="00290FA3"/>
    <w:rsid w:val="002917FE"/>
    <w:rsid w:val="00295551"/>
    <w:rsid w:val="002959E2"/>
    <w:rsid w:val="0029658D"/>
    <w:rsid w:val="00296B5E"/>
    <w:rsid w:val="002A2890"/>
    <w:rsid w:val="002A3D46"/>
    <w:rsid w:val="002A42D1"/>
    <w:rsid w:val="002A4440"/>
    <w:rsid w:val="002A4471"/>
    <w:rsid w:val="002A44A3"/>
    <w:rsid w:val="002A54D2"/>
    <w:rsid w:val="002B0D12"/>
    <w:rsid w:val="002B1A5E"/>
    <w:rsid w:val="002B3185"/>
    <w:rsid w:val="002B4C39"/>
    <w:rsid w:val="002B4DA5"/>
    <w:rsid w:val="002B57E1"/>
    <w:rsid w:val="002B6C0B"/>
    <w:rsid w:val="002B7167"/>
    <w:rsid w:val="002B7324"/>
    <w:rsid w:val="002B7DA4"/>
    <w:rsid w:val="002B7EA5"/>
    <w:rsid w:val="002C155D"/>
    <w:rsid w:val="002C4F90"/>
    <w:rsid w:val="002C5FBD"/>
    <w:rsid w:val="002C6197"/>
    <w:rsid w:val="002C67CC"/>
    <w:rsid w:val="002C67D1"/>
    <w:rsid w:val="002C780D"/>
    <w:rsid w:val="002D085A"/>
    <w:rsid w:val="002D2612"/>
    <w:rsid w:val="002D2766"/>
    <w:rsid w:val="002D2B0E"/>
    <w:rsid w:val="002D4925"/>
    <w:rsid w:val="002D6268"/>
    <w:rsid w:val="002D69DB"/>
    <w:rsid w:val="002D6E77"/>
    <w:rsid w:val="002D7A6D"/>
    <w:rsid w:val="002E0D88"/>
    <w:rsid w:val="002E1D90"/>
    <w:rsid w:val="002E24FD"/>
    <w:rsid w:val="002E252C"/>
    <w:rsid w:val="002E3A8D"/>
    <w:rsid w:val="002E50F6"/>
    <w:rsid w:val="002E6CB6"/>
    <w:rsid w:val="002E6FCA"/>
    <w:rsid w:val="002E7AC5"/>
    <w:rsid w:val="002F0BC3"/>
    <w:rsid w:val="002F0DC3"/>
    <w:rsid w:val="002F107B"/>
    <w:rsid w:val="002F120B"/>
    <w:rsid w:val="002F137A"/>
    <w:rsid w:val="002F2861"/>
    <w:rsid w:val="002F3B94"/>
    <w:rsid w:val="002F3E16"/>
    <w:rsid w:val="002F6D9A"/>
    <w:rsid w:val="003001C5"/>
    <w:rsid w:val="00300ACD"/>
    <w:rsid w:val="00302333"/>
    <w:rsid w:val="0030259E"/>
    <w:rsid w:val="003025EA"/>
    <w:rsid w:val="003034BE"/>
    <w:rsid w:val="003036D2"/>
    <w:rsid w:val="003039FA"/>
    <w:rsid w:val="003050F4"/>
    <w:rsid w:val="00306266"/>
    <w:rsid w:val="00310795"/>
    <w:rsid w:val="00311430"/>
    <w:rsid w:val="00311AFD"/>
    <w:rsid w:val="00315857"/>
    <w:rsid w:val="00316087"/>
    <w:rsid w:val="0031789A"/>
    <w:rsid w:val="00320340"/>
    <w:rsid w:val="003210BA"/>
    <w:rsid w:val="00322534"/>
    <w:rsid w:val="003237DB"/>
    <w:rsid w:val="00323F9C"/>
    <w:rsid w:val="003243EF"/>
    <w:rsid w:val="00324F84"/>
    <w:rsid w:val="003251D2"/>
    <w:rsid w:val="00330157"/>
    <w:rsid w:val="00330EC4"/>
    <w:rsid w:val="00331248"/>
    <w:rsid w:val="00331802"/>
    <w:rsid w:val="00331E03"/>
    <w:rsid w:val="00332104"/>
    <w:rsid w:val="00332266"/>
    <w:rsid w:val="0033291E"/>
    <w:rsid w:val="003331D6"/>
    <w:rsid w:val="003335F5"/>
    <w:rsid w:val="0033396A"/>
    <w:rsid w:val="00334A38"/>
    <w:rsid w:val="0033536C"/>
    <w:rsid w:val="00335972"/>
    <w:rsid w:val="00335BB1"/>
    <w:rsid w:val="00335C91"/>
    <w:rsid w:val="003369DA"/>
    <w:rsid w:val="003369DC"/>
    <w:rsid w:val="00336A21"/>
    <w:rsid w:val="00337BB2"/>
    <w:rsid w:val="0034015F"/>
    <w:rsid w:val="003411F2"/>
    <w:rsid w:val="00341DCF"/>
    <w:rsid w:val="00342146"/>
    <w:rsid w:val="003424F5"/>
    <w:rsid w:val="00342D56"/>
    <w:rsid w:val="0034508B"/>
    <w:rsid w:val="003456D5"/>
    <w:rsid w:val="003457D3"/>
    <w:rsid w:val="00346268"/>
    <w:rsid w:val="00346C08"/>
    <w:rsid w:val="00346D4F"/>
    <w:rsid w:val="003477D8"/>
    <w:rsid w:val="0034791C"/>
    <w:rsid w:val="00347C95"/>
    <w:rsid w:val="0035013B"/>
    <w:rsid w:val="0035111E"/>
    <w:rsid w:val="0035143E"/>
    <w:rsid w:val="0035191C"/>
    <w:rsid w:val="003530BD"/>
    <w:rsid w:val="003536E9"/>
    <w:rsid w:val="003537FC"/>
    <w:rsid w:val="0035434C"/>
    <w:rsid w:val="0035437E"/>
    <w:rsid w:val="00354812"/>
    <w:rsid w:val="003548D1"/>
    <w:rsid w:val="00354D6F"/>
    <w:rsid w:val="003559C4"/>
    <w:rsid w:val="00356632"/>
    <w:rsid w:val="00356F84"/>
    <w:rsid w:val="00356FDE"/>
    <w:rsid w:val="00357076"/>
    <w:rsid w:val="00360EED"/>
    <w:rsid w:val="00360F6A"/>
    <w:rsid w:val="00361405"/>
    <w:rsid w:val="003616EC"/>
    <w:rsid w:val="0036276D"/>
    <w:rsid w:val="003637D8"/>
    <w:rsid w:val="0036384B"/>
    <w:rsid w:val="0036397E"/>
    <w:rsid w:val="00364EB0"/>
    <w:rsid w:val="00366763"/>
    <w:rsid w:val="00366A99"/>
    <w:rsid w:val="003720F1"/>
    <w:rsid w:val="00372193"/>
    <w:rsid w:val="00375840"/>
    <w:rsid w:val="00375960"/>
    <w:rsid w:val="003760AF"/>
    <w:rsid w:val="003766BF"/>
    <w:rsid w:val="00377AAE"/>
    <w:rsid w:val="003806EC"/>
    <w:rsid w:val="003808B1"/>
    <w:rsid w:val="00380EE9"/>
    <w:rsid w:val="003812FE"/>
    <w:rsid w:val="003816CB"/>
    <w:rsid w:val="00381723"/>
    <w:rsid w:val="0038188B"/>
    <w:rsid w:val="00381F6A"/>
    <w:rsid w:val="003828F4"/>
    <w:rsid w:val="00383538"/>
    <w:rsid w:val="00383BF8"/>
    <w:rsid w:val="00383ED1"/>
    <w:rsid w:val="0038417B"/>
    <w:rsid w:val="00385245"/>
    <w:rsid w:val="003852F5"/>
    <w:rsid w:val="00385B1A"/>
    <w:rsid w:val="00386523"/>
    <w:rsid w:val="003878EB"/>
    <w:rsid w:val="00387BAB"/>
    <w:rsid w:val="00390277"/>
    <w:rsid w:val="00390CB3"/>
    <w:rsid w:val="003922A2"/>
    <w:rsid w:val="00392E23"/>
    <w:rsid w:val="003937F3"/>
    <w:rsid w:val="00393F90"/>
    <w:rsid w:val="003947B2"/>
    <w:rsid w:val="003950EC"/>
    <w:rsid w:val="00395ABD"/>
    <w:rsid w:val="00396D96"/>
    <w:rsid w:val="003A0F7C"/>
    <w:rsid w:val="003A1228"/>
    <w:rsid w:val="003A2B9F"/>
    <w:rsid w:val="003A2E06"/>
    <w:rsid w:val="003A457E"/>
    <w:rsid w:val="003A4F51"/>
    <w:rsid w:val="003A5E43"/>
    <w:rsid w:val="003A6112"/>
    <w:rsid w:val="003A6A47"/>
    <w:rsid w:val="003A6AF7"/>
    <w:rsid w:val="003B0310"/>
    <w:rsid w:val="003B08E5"/>
    <w:rsid w:val="003B0B12"/>
    <w:rsid w:val="003B2D40"/>
    <w:rsid w:val="003B3661"/>
    <w:rsid w:val="003B395F"/>
    <w:rsid w:val="003B3B90"/>
    <w:rsid w:val="003B4A03"/>
    <w:rsid w:val="003B5722"/>
    <w:rsid w:val="003B63CB"/>
    <w:rsid w:val="003B6CE0"/>
    <w:rsid w:val="003C13BC"/>
    <w:rsid w:val="003C1931"/>
    <w:rsid w:val="003C1BB2"/>
    <w:rsid w:val="003C2807"/>
    <w:rsid w:val="003C2D83"/>
    <w:rsid w:val="003C3658"/>
    <w:rsid w:val="003C4019"/>
    <w:rsid w:val="003C419E"/>
    <w:rsid w:val="003C46E6"/>
    <w:rsid w:val="003C4BF8"/>
    <w:rsid w:val="003C62B2"/>
    <w:rsid w:val="003C694A"/>
    <w:rsid w:val="003C742E"/>
    <w:rsid w:val="003D058F"/>
    <w:rsid w:val="003D1838"/>
    <w:rsid w:val="003D2834"/>
    <w:rsid w:val="003D29DB"/>
    <w:rsid w:val="003D2C1D"/>
    <w:rsid w:val="003D2EC2"/>
    <w:rsid w:val="003D372F"/>
    <w:rsid w:val="003D5A90"/>
    <w:rsid w:val="003D5CB4"/>
    <w:rsid w:val="003D726E"/>
    <w:rsid w:val="003D7976"/>
    <w:rsid w:val="003D7DF8"/>
    <w:rsid w:val="003E15BD"/>
    <w:rsid w:val="003E20C5"/>
    <w:rsid w:val="003E32CF"/>
    <w:rsid w:val="003E45C3"/>
    <w:rsid w:val="003E51D7"/>
    <w:rsid w:val="003E535E"/>
    <w:rsid w:val="003E696A"/>
    <w:rsid w:val="003E6CF1"/>
    <w:rsid w:val="003E6DBB"/>
    <w:rsid w:val="003E6F51"/>
    <w:rsid w:val="003F0786"/>
    <w:rsid w:val="003F1DB7"/>
    <w:rsid w:val="003F2306"/>
    <w:rsid w:val="003F27C5"/>
    <w:rsid w:val="003F3CA1"/>
    <w:rsid w:val="003F3F05"/>
    <w:rsid w:val="003F44D6"/>
    <w:rsid w:val="003F52AB"/>
    <w:rsid w:val="003F77BA"/>
    <w:rsid w:val="004003B1"/>
    <w:rsid w:val="00400AA3"/>
    <w:rsid w:val="0040187A"/>
    <w:rsid w:val="004018BC"/>
    <w:rsid w:val="00401A0E"/>
    <w:rsid w:val="004022F3"/>
    <w:rsid w:val="00402660"/>
    <w:rsid w:val="004029D3"/>
    <w:rsid w:val="0040377B"/>
    <w:rsid w:val="00403AB8"/>
    <w:rsid w:val="00404397"/>
    <w:rsid w:val="00404913"/>
    <w:rsid w:val="00406158"/>
    <w:rsid w:val="0040672F"/>
    <w:rsid w:val="00406A8E"/>
    <w:rsid w:val="00411750"/>
    <w:rsid w:val="00411D9D"/>
    <w:rsid w:val="00413638"/>
    <w:rsid w:val="00413F4C"/>
    <w:rsid w:val="004148C9"/>
    <w:rsid w:val="0041643B"/>
    <w:rsid w:val="004168CF"/>
    <w:rsid w:val="004170E1"/>
    <w:rsid w:val="004236AF"/>
    <w:rsid w:val="00423AAD"/>
    <w:rsid w:val="00423BAC"/>
    <w:rsid w:val="0042499F"/>
    <w:rsid w:val="00425A45"/>
    <w:rsid w:val="00425F1C"/>
    <w:rsid w:val="004266ED"/>
    <w:rsid w:val="00426C86"/>
    <w:rsid w:val="00426E5D"/>
    <w:rsid w:val="00427D66"/>
    <w:rsid w:val="0043082B"/>
    <w:rsid w:val="00430FC7"/>
    <w:rsid w:val="00431883"/>
    <w:rsid w:val="00431F2B"/>
    <w:rsid w:val="00432234"/>
    <w:rsid w:val="00433AB6"/>
    <w:rsid w:val="00433B13"/>
    <w:rsid w:val="004351F7"/>
    <w:rsid w:val="00435FDC"/>
    <w:rsid w:val="0043757A"/>
    <w:rsid w:val="004406EB"/>
    <w:rsid w:val="0044397F"/>
    <w:rsid w:val="004461FC"/>
    <w:rsid w:val="00446876"/>
    <w:rsid w:val="00447DD4"/>
    <w:rsid w:val="00450777"/>
    <w:rsid w:val="0045093B"/>
    <w:rsid w:val="0045135E"/>
    <w:rsid w:val="00452D6F"/>
    <w:rsid w:val="00454DC4"/>
    <w:rsid w:val="004559D2"/>
    <w:rsid w:val="00457167"/>
    <w:rsid w:val="00457222"/>
    <w:rsid w:val="004573D0"/>
    <w:rsid w:val="0045766C"/>
    <w:rsid w:val="0045793C"/>
    <w:rsid w:val="00457A64"/>
    <w:rsid w:val="00460266"/>
    <w:rsid w:val="00463E0C"/>
    <w:rsid w:val="00467ECC"/>
    <w:rsid w:val="00473D9F"/>
    <w:rsid w:val="0047418E"/>
    <w:rsid w:val="0047465B"/>
    <w:rsid w:val="00474D19"/>
    <w:rsid w:val="00474DDB"/>
    <w:rsid w:val="00480EC8"/>
    <w:rsid w:val="00482375"/>
    <w:rsid w:val="00482FD3"/>
    <w:rsid w:val="0048329D"/>
    <w:rsid w:val="00483F10"/>
    <w:rsid w:val="00484496"/>
    <w:rsid w:val="004849AB"/>
    <w:rsid w:val="00484BC6"/>
    <w:rsid w:val="004873DB"/>
    <w:rsid w:val="00487FD6"/>
    <w:rsid w:val="004911CF"/>
    <w:rsid w:val="00491398"/>
    <w:rsid w:val="00491BCB"/>
    <w:rsid w:val="00491D7F"/>
    <w:rsid w:val="00491F5F"/>
    <w:rsid w:val="0049423B"/>
    <w:rsid w:val="004942B5"/>
    <w:rsid w:val="00494CF2"/>
    <w:rsid w:val="00495F51"/>
    <w:rsid w:val="0049606C"/>
    <w:rsid w:val="00496E8B"/>
    <w:rsid w:val="004A0870"/>
    <w:rsid w:val="004A0B8C"/>
    <w:rsid w:val="004A0CAC"/>
    <w:rsid w:val="004A0D11"/>
    <w:rsid w:val="004A25F1"/>
    <w:rsid w:val="004A2F43"/>
    <w:rsid w:val="004A3E33"/>
    <w:rsid w:val="004A4A65"/>
    <w:rsid w:val="004A54C4"/>
    <w:rsid w:val="004A6611"/>
    <w:rsid w:val="004B0C22"/>
    <w:rsid w:val="004B1923"/>
    <w:rsid w:val="004B1BC4"/>
    <w:rsid w:val="004B4034"/>
    <w:rsid w:val="004B46B1"/>
    <w:rsid w:val="004B4C72"/>
    <w:rsid w:val="004B5211"/>
    <w:rsid w:val="004B5672"/>
    <w:rsid w:val="004B5B13"/>
    <w:rsid w:val="004B6656"/>
    <w:rsid w:val="004B6EDE"/>
    <w:rsid w:val="004B7254"/>
    <w:rsid w:val="004B74C0"/>
    <w:rsid w:val="004C0BAE"/>
    <w:rsid w:val="004C224B"/>
    <w:rsid w:val="004C23A6"/>
    <w:rsid w:val="004C241E"/>
    <w:rsid w:val="004C4BF5"/>
    <w:rsid w:val="004C4D76"/>
    <w:rsid w:val="004C4F74"/>
    <w:rsid w:val="004C6D8D"/>
    <w:rsid w:val="004D01A8"/>
    <w:rsid w:val="004D0AF8"/>
    <w:rsid w:val="004D28CE"/>
    <w:rsid w:val="004D6231"/>
    <w:rsid w:val="004D6C37"/>
    <w:rsid w:val="004D76F7"/>
    <w:rsid w:val="004D7923"/>
    <w:rsid w:val="004E098D"/>
    <w:rsid w:val="004E0A53"/>
    <w:rsid w:val="004E16C9"/>
    <w:rsid w:val="004E1CC0"/>
    <w:rsid w:val="004E1D78"/>
    <w:rsid w:val="004E2110"/>
    <w:rsid w:val="004E2B07"/>
    <w:rsid w:val="004E2D89"/>
    <w:rsid w:val="004E2E03"/>
    <w:rsid w:val="004E32E5"/>
    <w:rsid w:val="004E3C8E"/>
    <w:rsid w:val="004E62A6"/>
    <w:rsid w:val="004E732A"/>
    <w:rsid w:val="004E7C68"/>
    <w:rsid w:val="004F1957"/>
    <w:rsid w:val="004F2AA1"/>
    <w:rsid w:val="004F3830"/>
    <w:rsid w:val="004F4F1B"/>
    <w:rsid w:val="004F4FB1"/>
    <w:rsid w:val="004F53F6"/>
    <w:rsid w:val="004F77F2"/>
    <w:rsid w:val="00501636"/>
    <w:rsid w:val="00501D34"/>
    <w:rsid w:val="00502246"/>
    <w:rsid w:val="005025F6"/>
    <w:rsid w:val="005028FB"/>
    <w:rsid w:val="00502F09"/>
    <w:rsid w:val="00503B4D"/>
    <w:rsid w:val="0050406E"/>
    <w:rsid w:val="005042F0"/>
    <w:rsid w:val="00505F90"/>
    <w:rsid w:val="005061CA"/>
    <w:rsid w:val="00506B79"/>
    <w:rsid w:val="00506B8B"/>
    <w:rsid w:val="00507492"/>
    <w:rsid w:val="005077A2"/>
    <w:rsid w:val="005103C7"/>
    <w:rsid w:val="00510615"/>
    <w:rsid w:val="00510A8C"/>
    <w:rsid w:val="00511309"/>
    <w:rsid w:val="00511644"/>
    <w:rsid w:val="00512391"/>
    <w:rsid w:val="00512B10"/>
    <w:rsid w:val="00512EBC"/>
    <w:rsid w:val="00513776"/>
    <w:rsid w:val="00514122"/>
    <w:rsid w:val="0051413D"/>
    <w:rsid w:val="00514FE5"/>
    <w:rsid w:val="005154EB"/>
    <w:rsid w:val="00515BEC"/>
    <w:rsid w:val="00515D89"/>
    <w:rsid w:val="00515F5C"/>
    <w:rsid w:val="00516468"/>
    <w:rsid w:val="0051796F"/>
    <w:rsid w:val="00517B5B"/>
    <w:rsid w:val="00520120"/>
    <w:rsid w:val="00520777"/>
    <w:rsid w:val="00521DDF"/>
    <w:rsid w:val="005220C3"/>
    <w:rsid w:val="005239D3"/>
    <w:rsid w:val="00523BAA"/>
    <w:rsid w:val="005246B1"/>
    <w:rsid w:val="00524CA5"/>
    <w:rsid w:val="00526BC7"/>
    <w:rsid w:val="00527512"/>
    <w:rsid w:val="005303B7"/>
    <w:rsid w:val="00531090"/>
    <w:rsid w:val="005312BA"/>
    <w:rsid w:val="005314D1"/>
    <w:rsid w:val="00532504"/>
    <w:rsid w:val="005354CA"/>
    <w:rsid w:val="005360E7"/>
    <w:rsid w:val="005368D6"/>
    <w:rsid w:val="0054020C"/>
    <w:rsid w:val="0054133A"/>
    <w:rsid w:val="00541647"/>
    <w:rsid w:val="00543B43"/>
    <w:rsid w:val="005459D4"/>
    <w:rsid w:val="00546183"/>
    <w:rsid w:val="00546445"/>
    <w:rsid w:val="00547002"/>
    <w:rsid w:val="00547F9C"/>
    <w:rsid w:val="0055021D"/>
    <w:rsid w:val="00551B84"/>
    <w:rsid w:val="00552115"/>
    <w:rsid w:val="005521BC"/>
    <w:rsid w:val="00552750"/>
    <w:rsid w:val="00553F16"/>
    <w:rsid w:val="0055420F"/>
    <w:rsid w:val="00554A7F"/>
    <w:rsid w:val="00554AD4"/>
    <w:rsid w:val="005552A4"/>
    <w:rsid w:val="00556A4C"/>
    <w:rsid w:val="00556C44"/>
    <w:rsid w:val="005577E3"/>
    <w:rsid w:val="00557AF7"/>
    <w:rsid w:val="0056073C"/>
    <w:rsid w:val="00560FB6"/>
    <w:rsid w:val="005612A9"/>
    <w:rsid w:val="00561310"/>
    <w:rsid w:val="00566999"/>
    <w:rsid w:val="005675DE"/>
    <w:rsid w:val="00570433"/>
    <w:rsid w:val="005713B8"/>
    <w:rsid w:val="00571A57"/>
    <w:rsid w:val="00575939"/>
    <w:rsid w:val="00576E19"/>
    <w:rsid w:val="00580600"/>
    <w:rsid w:val="005817AB"/>
    <w:rsid w:val="00581C2C"/>
    <w:rsid w:val="005835AF"/>
    <w:rsid w:val="005839A5"/>
    <w:rsid w:val="00583C6B"/>
    <w:rsid w:val="00584008"/>
    <w:rsid w:val="005842CB"/>
    <w:rsid w:val="005847E3"/>
    <w:rsid w:val="005869F3"/>
    <w:rsid w:val="00587B77"/>
    <w:rsid w:val="00587FD0"/>
    <w:rsid w:val="005924FA"/>
    <w:rsid w:val="005929BB"/>
    <w:rsid w:val="005943F6"/>
    <w:rsid w:val="00595810"/>
    <w:rsid w:val="0059586E"/>
    <w:rsid w:val="00597363"/>
    <w:rsid w:val="0059757B"/>
    <w:rsid w:val="00597F20"/>
    <w:rsid w:val="005A0510"/>
    <w:rsid w:val="005A070B"/>
    <w:rsid w:val="005A1352"/>
    <w:rsid w:val="005A23FF"/>
    <w:rsid w:val="005A2D3D"/>
    <w:rsid w:val="005A3C38"/>
    <w:rsid w:val="005A3C48"/>
    <w:rsid w:val="005A4BDF"/>
    <w:rsid w:val="005A4D58"/>
    <w:rsid w:val="005A5459"/>
    <w:rsid w:val="005A54FA"/>
    <w:rsid w:val="005A5B2E"/>
    <w:rsid w:val="005A6CE1"/>
    <w:rsid w:val="005B0931"/>
    <w:rsid w:val="005B0DDA"/>
    <w:rsid w:val="005B1117"/>
    <w:rsid w:val="005B1310"/>
    <w:rsid w:val="005B30D9"/>
    <w:rsid w:val="005B52D0"/>
    <w:rsid w:val="005B5B4B"/>
    <w:rsid w:val="005B71CD"/>
    <w:rsid w:val="005B77BC"/>
    <w:rsid w:val="005B7D10"/>
    <w:rsid w:val="005B7D94"/>
    <w:rsid w:val="005C03C0"/>
    <w:rsid w:val="005C08BE"/>
    <w:rsid w:val="005C12EB"/>
    <w:rsid w:val="005C15F0"/>
    <w:rsid w:val="005C16EB"/>
    <w:rsid w:val="005C3AC3"/>
    <w:rsid w:val="005C3D37"/>
    <w:rsid w:val="005C421C"/>
    <w:rsid w:val="005C4B49"/>
    <w:rsid w:val="005C50C1"/>
    <w:rsid w:val="005C540E"/>
    <w:rsid w:val="005C6A52"/>
    <w:rsid w:val="005C7932"/>
    <w:rsid w:val="005C7AC5"/>
    <w:rsid w:val="005D0CB9"/>
    <w:rsid w:val="005D1699"/>
    <w:rsid w:val="005D3C90"/>
    <w:rsid w:val="005D3D50"/>
    <w:rsid w:val="005D414F"/>
    <w:rsid w:val="005D4AAE"/>
    <w:rsid w:val="005D6F51"/>
    <w:rsid w:val="005E34E6"/>
    <w:rsid w:val="005E6646"/>
    <w:rsid w:val="005F02EB"/>
    <w:rsid w:val="005F03DA"/>
    <w:rsid w:val="005F04F8"/>
    <w:rsid w:val="005F087A"/>
    <w:rsid w:val="005F14AD"/>
    <w:rsid w:val="005F1BF6"/>
    <w:rsid w:val="005F2EC9"/>
    <w:rsid w:val="005F52DF"/>
    <w:rsid w:val="005F5626"/>
    <w:rsid w:val="005F563B"/>
    <w:rsid w:val="005F6BF6"/>
    <w:rsid w:val="005F6F4B"/>
    <w:rsid w:val="005F6FED"/>
    <w:rsid w:val="005F7FB5"/>
    <w:rsid w:val="006011B2"/>
    <w:rsid w:val="006024FD"/>
    <w:rsid w:val="00602E6A"/>
    <w:rsid w:val="00603346"/>
    <w:rsid w:val="0060386E"/>
    <w:rsid w:val="00604AA2"/>
    <w:rsid w:val="00604D47"/>
    <w:rsid w:val="0060580B"/>
    <w:rsid w:val="00606594"/>
    <w:rsid w:val="00610354"/>
    <w:rsid w:val="00610AFF"/>
    <w:rsid w:val="00610D31"/>
    <w:rsid w:val="00612C1F"/>
    <w:rsid w:val="006130E9"/>
    <w:rsid w:val="00613C8D"/>
    <w:rsid w:val="00614FFF"/>
    <w:rsid w:val="00615E39"/>
    <w:rsid w:val="00616B56"/>
    <w:rsid w:val="00621706"/>
    <w:rsid w:val="00622254"/>
    <w:rsid w:val="006229CE"/>
    <w:rsid w:val="00622CAB"/>
    <w:rsid w:val="006230BA"/>
    <w:rsid w:val="00623EE2"/>
    <w:rsid w:val="006253B2"/>
    <w:rsid w:val="00626934"/>
    <w:rsid w:val="006269FE"/>
    <w:rsid w:val="00626F44"/>
    <w:rsid w:val="006276A7"/>
    <w:rsid w:val="006303D5"/>
    <w:rsid w:val="00632620"/>
    <w:rsid w:val="00632900"/>
    <w:rsid w:val="00632EFF"/>
    <w:rsid w:val="00633CA0"/>
    <w:rsid w:val="00633DAF"/>
    <w:rsid w:val="006350DF"/>
    <w:rsid w:val="00636367"/>
    <w:rsid w:val="00636BDD"/>
    <w:rsid w:val="006375A3"/>
    <w:rsid w:val="006375AC"/>
    <w:rsid w:val="00637ACB"/>
    <w:rsid w:val="00640AC9"/>
    <w:rsid w:val="00641FFB"/>
    <w:rsid w:val="0064312A"/>
    <w:rsid w:val="0064425D"/>
    <w:rsid w:val="0064464C"/>
    <w:rsid w:val="0065064E"/>
    <w:rsid w:val="006519DD"/>
    <w:rsid w:val="00652130"/>
    <w:rsid w:val="00652DE1"/>
    <w:rsid w:val="006530AA"/>
    <w:rsid w:val="00653CCC"/>
    <w:rsid w:val="006545C6"/>
    <w:rsid w:val="00654A5A"/>
    <w:rsid w:val="00654FB3"/>
    <w:rsid w:val="006558E0"/>
    <w:rsid w:val="0065657B"/>
    <w:rsid w:val="006565B7"/>
    <w:rsid w:val="006568F2"/>
    <w:rsid w:val="00657013"/>
    <w:rsid w:val="006573B7"/>
    <w:rsid w:val="006576CE"/>
    <w:rsid w:val="006579F1"/>
    <w:rsid w:val="00657B53"/>
    <w:rsid w:val="00660BDB"/>
    <w:rsid w:val="0066190F"/>
    <w:rsid w:val="00664E4D"/>
    <w:rsid w:val="0066572D"/>
    <w:rsid w:val="0066583C"/>
    <w:rsid w:val="00666409"/>
    <w:rsid w:val="006664F9"/>
    <w:rsid w:val="006708B1"/>
    <w:rsid w:val="00671058"/>
    <w:rsid w:val="006729AC"/>
    <w:rsid w:val="006745BA"/>
    <w:rsid w:val="0067462F"/>
    <w:rsid w:val="006755BE"/>
    <w:rsid w:val="00676151"/>
    <w:rsid w:val="00676E43"/>
    <w:rsid w:val="00677153"/>
    <w:rsid w:val="00677E8C"/>
    <w:rsid w:val="00682320"/>
    <w:rsid w:val="0068510C"/>
    <w:rsid w:val="00687002"/>
    <w:rsid w:val="00687116"/>
    <w:rsid w:val="0068739E"/>
    <w:rsid w:val="006874F3"/>
    <w:rsid w:val="006878A0"/>
    <w:rsid w:val="00687A27"/>
    <w:rsid w:val="006913F1"/>
    <w:rsid w:val="00691E5F"/>
    <w:rsid w:val="00692963"/>
    <w:rsid w:val="00694B86"/>
    <w:rsid w:val="006954E6"/>
    <w:rsid w:val="0069651F"/>
    <w:rsid w:val="006967F7"/>
    <w:rsid w:val="00696E6A"/>
    <w:rsid w:val="0069718A"/>
    <w:rsid w:val="0069785E"/>
    <w:rsid w:val="00697993"/>
    <w:rsid w:val="006A0147"/>
    <w:rsid w:val="006A04FB"/>
    <w:rsid w:val="006A08E2"/>
    <w:rsid w:val="006A1477"/>
    <w:rsid w:val="006A21E7"/>
    <w:rsid w:val="006A3FCA"/>
    <w:rsid w:val="006A5C06"/>
    <w:rsid w:val="006A631E"/>
    <w:rsid w:val="006A63B6"/>
    <w:rsid w:val="006A65E3"/>
    <w:rsid w:val="006B08A5"/>
    <w:rsid w:val="006B0AA8"/>
    <w:rsid w:val="006B16ED"/>
    <w:rsid w:val="006B26AD"/>
    <w:rsid w:val="006B38F2"/>
    <w:rsid w:val="006B3D6A"/>
    <w:rsid w:val="006B6383"/>
    <w:rsid w:val="006C01C2"/>
    <w:rsid w:val="006C1CB7"/>
    <w:rsid w:val="006C2427"/>
    <w:rsid w:val="006C3502"/>
    <w:rsid w:val="006C3873"/>
    <w:rsid w:val="006C3C69"/>
    <w:rsid w:val="006C3E0C"/>
    <w:rsid w:val="006C4FC6"/>
    <w:rsid w:val="006C6423"/>
    <w:rsid w:val="006C6929"/>
    <w:rsid w:val="006C7C8D"/>
    <w:rsid w:val="006D0249"/>
    <w:rsid w:val="006D0921"/>
    <w:rsid w:val="006D149C"/>
    <w:rsid w:val="006D1517"/>
    <w:rsid w:val="006D29BD"/>
    <w:rsid w:val="006D2C34"/>
    <w:rsid w:val="006D3748"/>
    <w:rsid w:val="006D45D2"/>
    <w:rsid w:val="006D5416"/>
    <w:rsid w:val="006D56C4"/>
    <w:rsid w:val="006D5B6C"/>
    <w:rsid w:val="006D7730"/>
    <w:rsid w:val="006E06FA"/>
    <w:rsid w:val="006E138F"/>
    <w:rsid w:val="006E1A19"/>
    <w:rsid w:val="006E3D94"/>
    <w:rsid w:val="006E4881"/>
    <w:rsid w:val="006E4D67"/>
    <w:rsid w:val="006E550B"/>
    <w:rsid w:val="006E67B0"/>
    <w:rsid w:val="006E6D95"/>
    <w:rsid w:val="006E7D8B"/>
    <w:rsid w:val="006F0D0D"/>
    <w:rsid w:val="006F1A7E"/>
    <w:rsid w:val="006F216B"/>
    <w:rsid w:val="006F24C1"/>
    <w:rsid w:val="006F2A72"/>
    <w:rsid w:val="006F4F8F"/>
    <w:rsid w:val="006F6271"/>
    <w:rsid w:val="006F639B"/>
    <w:rsid w:val="007001E3"/>
    <w:rsid w:val="007005F2"/>
    <w:rsid w:val="00700889"/>
    <w:rsid w:val="007009D2"/>
    <w:rsid w:val="007013B8"/>
    <w:rsid w:val="00701593"/>
    <w:rsid w:val="00701854"/>
    <w:rsid w:val="00701BA5"/>
    <w:rsid w:val="00703689"/>
    <w:rsid w:val="007038D0"/>
    <w:rsid w:val="00703D3C"/>
    <w:rsid w:val="00704457"/>
    <w:rsid w:val="007075FD"/>
    <w:rsid w:val="00710412"/>
    <w:rsid w:val="0071182D"/>
    <w:rsid w:val="007128EE"/>
    <w:rsid w:val="00712E19"/>
    <w:rsid w:val="00712E90"/>
    <w:rsid w:val="00714F06"/>
    <w:rsid w:val="00714FF3"/>
    <w:rsid w:val="007166B0"/>
    <w:rsid w:val="007171C3"/>
    <w:rsid w:val="007175CF"/>
    <w:rsid w:val="00720236"/>
    <w:rsid w:val="007202B5"/>
    <w:rsid w:val="00720757"/>
    <w:rsid w:val="00720CA2"/>
    <w:rsid w:val="00721B12"/>
    <w:rsid w:val="00721B57"/>
    <w:rsid w:val="0072331B"/>
    <w:rsid w:val="00724632"/>
    <w:rsid w:val="00725960"/>
    <w:rsid w:val="007259F9"/>
    <w:rsid w:val="00725A49"/>
    <w:rsid w:val="00725B00"/>
    <w:rsid w:val="007266DE"/>
    <w:rsid w:val="00726794"/>
    <w:rsid w:val="0073016D"/>
    <w:rsid w:val="007311C1"/>
    <w:rsid w:val="00731B2E"/>
    <w:rsid w:val="007328E1"/>
    <w:rsid w:val="007338CD"/>
    <w:rsid w:val="0073401E"/>
    <w:rsid w:val="00735978"/>
    <w:rsid w:val="00735E9B"/>
    <w:rsid w:val="00736200"/>
    <w:rsid w:val="00736291"/>
    <w:rsid w:val="00737D75"/>
    <w:rsid w:val="0074030C"/>
    <w:rsid w:val="0074032E"/>
    <w:rsid w:val="00740779"/>
    <w:rsid w:val="00740E33"/>
    <w:rsid w:val="00741779"/>
    <w:rsid w:val="00741C9A"/>
    <w:rsid w:val="007428BB"/>
    <w:rsid w:val="00742D27"/>
    <w:rsid w:val="00744BAA"/>
    <w:rsid w:val="00745008"/>
    <w:rsid w:val="00746A1C"/>
    <w:rsid w:val="00746CDE"/>
    <w:rsid w:val="00747697"/>
    <w:rsid w:val="00751FE1"/>
    <w:rsid w:val="007544CB"/>
    <w:rsid w:val="00760AB0"/>
    <w:rsid w:val="00760F8C"/>
    <w:rsid w:val="00761143"/>
    <w:rsid w:val="00761B2C"/>
    <w:rsid w:val="00761FB4"/>
    <w:rsid w:val="00762381"/>
    <w:rsid w:val="007631E7"/>
    <w:rsid w:val="007635D1"/>
    <w:rsid w:val="00763894"/>
    <w:rsid w:val="007638F6"/>
    <w:rsid w:val="00763C1D"/>
    <w:rsid w:val="00764B70"/>
    <w:rsid w:val="00766826"/>
    <w:rsid w:val="00767E2A"/>
    <w:rsid w:val="007700E1"/>
    <w:rsid w:val="00770F74"/>
    <w:rsid w:val="00771EAC"/>
    <w:rsid w:val="00771FFA"/>
    <w:rsid w:val="00772B08"/>
    <w:rsid w:val="00773074"/>
    <w:rsid w:val="0077398E"/>
    <w:rsid w:val="00773C58"/>
    <w:rsid w:val="00774800"/>
    <w:rsid w:val="00774E12"/>
    <w:rsid w:val="00775226"/>
    <w:rsid w:val="0077795E"/>
    <w:rsid w:val="00780821"/>
    <w:rsid w:val="00780F01"/>
    <w:rsid w:val="007813E2"/>
    <w:rsid w:val="0078262F"/>
    <w:rsid w:val="00783591"/>
    <w:rsid w:val="0078541F"/>
    <w:rsid w:val="007854A2"/>
    <w:rsid w:val="0078678A"/>
    <w:rsid w:val="0078739F"/>
    <w:rsid w:val="0079024B"/>
    <w:rsid w:val="00790310"/>
    <w:rsid w:val="00790668"/>
    <w:rsid w:val="00790737"/>
    <w:rsid w:val="00790822"/>
    <w:rsid w:val="007913B1"/>
    <w:rsid w:val="00791464"/>
    <w:rsid w:val="00792E53"/>
    <w:rsid w:val="00793D1E"/>
    <w:rsid w:val="00793EC4"/>
    <w:rsid w:val="00793EFB"/>
    <w:rsid w:val="00795C2C"/>
    <w:rsid w:val="00796998"/>
    <w:rsid w:val="00796E2A"/>
    <w:rsid w:val="00797B87"/>
    <w:rsid w:val="007A1201"/>
    <w:rsid w:val="007A1647"/>
    <w:rsid w:val="007A2840"/>
    <w:rsid w:val="007A2E26"/>
    <w:rsid w:val="007A49BB"/>
    <w:rsid w:val="007A4C6B"/>
    <w:rsid w:val="007A5897"/>
    <w:rsid w:val="007A597F"/>
    <w:rsid w:val="007A6C0F"/>
    <w:rsid w:val="007A7C67"/>
    <w:rsid w:val="007B076C"/>
    <w:rsid w:val="007B0BB0"/>
    <w:rsid w:val="007B0E37"/>
    <w:rsid w:val="007B2ADE"/>
    <w:rsid w:val="007B2E8C"/>
    <w:rsid w:val="007B46E7"/>
    <w:rsid w:val="007B5D5A"/>
    <w:rsid w:val="007B6067"/>
    <w:rsid w:val="007B7DD8"/>
    <w:rsid w:val="007C0159"/>
    <w:rsid w:val="007C05CC"/>
    <w:rsid w:val="007C0E07"/>
    <w:rsid w:val="007C0ED4"/>
    <w:rsid w:val="007C17AE"/>
    <w:rsid w:val="007C19B4"/>
    <w:rsid w:val="007C2B25"/>
    <w:rsid w:val="007C3BAC"/>
    <w:rsid w:val="007C40EA"/>
    <w:rsid w:val="007C40F7"/>
    <w:rsid w:val="007C51F6"/>
    <w:rsid w:val="007C5C48"/>
    <w:rsid w:val="007C669D"/>
    <w:rsid w:val="007C7442"/>
    <w:rsid w:val="007D072D"/>
    <w:rsid w:val="007D0CDF"/>
    <w:rsid w:val="007D12AD"/>
    <w:rsid w:val="007D1B14"/>
    <w:rsid w:val="007D2036"/>
    <w:rsid w:val="007D4FFF"/>
    <w:rsid w:val="007D7E59"/>
    <w:rsid w:val="007E0750"/>
    <w:rsid w:val="007E07FE"/>
    <w:rsid w:val="007E0AFB"/>
    <w:rsid w:val="007E1388"/>
    <w:rsid w:val="007E34D9"/>
    <w:rsid w:val="007E34ED"/>
    <w:rsid w:val="007E4590"/>
    <w:rsid w:val="007E5052"/>
    <w:rsid w:val="007E611B"/>
    <w:rsid w:val="007E7F03"/>
    <w:rsid w:val="007F0683"/>
    <w:rsid w:val="007F3BD9"/>
    <w:rsid w:val="007F558B"/>
    <w:rsid w:val="007F77D7"/>
    <w:rsid w:val="007F77FE"/>
    <w:rsid w:val="007F7C0D"/>
    <w:rsid w:val="00800362"/>
    <w:rsid w:val="008016B1"/>
    <w:rsid w:val="0080260C"/>
    <w:rsid w:val="00802C2D"/>
    <w:rsid w:val="00803247"/>
    <w:rsid w:val="0080365D"/>
    <w:rsid w:val="00806F65"/>
    <w:rsid w:val="0080713B"/>
    <w:rsid w:val="008072C4"/>
    <w:rsid w:val="00810E2F"/>
    <w:rsid w:val="008113D5"/>
    <w:rsid w:val="008115AF"/>
    <w:rsid w:val="008116C9"/>
    <w:rsid w:val="00813184"/>
    <w:rsid w:val="00813258"/>
    <w:rsid w:val="00813505"/>
    <w:rsid w:val="00813CD8"/>
    <w:rsid w:val="0082050A"/>
    <w:rsid w:val="00820A7E"/>
    <w:rsid w:val="008211F7"/>
    <w:rsid w:val="008225BF"/>
    <w:rsid w:val="00823041"/>
    <w:rsid w:val="0082352E"/>
    <w:rsid w:val="00824980"/>
    <w:rsid w:val="00824C7A"/>
    <w:rsid w:val="008259A8"/>
    <w:rsid w:val="008278F7"/>
    <w:rsid w:val="00827E59"/>
    <w:rsid w:val="00830FED"/>
    <w:rsid w:val="0083101C"/>
    <w:rsid w:val="00831E0F"/>
    <w:rsid w:val="00832369"/>
    <w:rsid w:val="00832727"/>
    <w:rsid w:val="008327D0"/>
    <w:rsid w:val="00832ADD"/>
    <w:rsid w:val="00833A5A"/>
    <w:rsid w:val="008351A2"/>
    <w:rsid w:val="00836B1D"/>
    <w:rsid w:val="008371AA"/>
    <w:rsid w:val="00837D9E"/>
    <w:rsid w:val="00840C06"/>
    <w:rsid w:val="00840C2C"/>
    <w:rsid w:val="00840E73"/>
    <w:rsid w:val="008421B8"/>
    <w:rsid w:val="008434B1"/>
    <w:rsid w:val="008434F4"/>
    <w:rsid w:val="0084371F"/>
    <w:rsid w:val="008439E8"/>
    <w:rsid w:val="00844BB5"/>
    <w:rsid w:val="008456B4"/>
    <w:rsid w:val="00847433"/>
    <w:rsid w:val="00847EAD"/>
    <w:rsid w:val="00850568"/>
    <w:rsid w:val="00850CAB"/>
    <w:rsid w:val="00851250"/>
    <w:rsid w:val="00851377"/>
    <w:rsid w:val="00851C1A"/>
    <w:rsid w:val="00851E18"/>
    <w:rsid w:val="00853B54"/>
    <w:rsid w:val="00855F6A"/>
    <w:rsid w:val="0085750A"/>
    <w:rsid w:val="00860E8E"/>
    <w:rsid w:val="00861012"/>
    <w:rsid w:val="008616B1"/>
    <w:rsid w:val="00861925"/>
    <w:rsid w:val="0086192C"/>
    <w:rsid w:val="00863954"/>
    <w:rsid w:val="0086496F"/>
    <w:rsid w:val="00865331"/>
    <w:rsid w:val="0086618E"/>
    <w:rsid w:val="008664F2"/>
    <w:rsid w:val="00866FE6"/>
    <w:rsid w:val="0086758A"/>
    <w:rsid w:val="00867A14"/>
    <w:rsid w:val="008704DE"/>
    <w:rsid w:val="008707ED"/>
    <w:rsid w:val="00870907"/>
    <w:rsid w:val="00870B1E"/>
    <w:rsid w:val="008729DB"/>
    <w:rsid w:val="00873D67"/>
    <w:rsid w:val="00873F23"/>
    <w:rsid w:val="0087656A"/>
    <w:rsid w:val="008765F3"/>
    <w:rsid w:val="0087763B"/>
    <w:rsid w:val="008804EC"/>
    <w:rsid w:val="00881238"/>
    <w:rsid w:val="00881873"/>
    <w:rsid w:val="00881CA8"/>
    <w:rsid w:val="00883665"/>
    <w:rsid w:val="008839DB"/>
    <w:rsid w:val="008839DF"/>
    <w:rsid w:val="00883FFC"/>
    <w:rsid w:val="008843BB"/>
    <w:rsid w:val="008844A4"/>
    <w:rsid w:val="00886453"/>
    <w:rsid w:val="00886991"/>
    <w:rsid w:val="008905E1"/>
    <w:rsid w:val="00891248"/>
    <w:rsid w:val="008913BE"/>
    <w:rsid w:val="00892401"/>
    <w:rsid w:val="008928E7"/>
    <w:rsid w:val="0089329C"/>
    <w:rsid w:val="0089427C"/>
    <w:rsid w:val="0089486A"/>
    <w:rsid w:val="00894D54"/>
    <w:rsid w:val="00895D25"/>
    <w:rsid w:val="00895EEF"/>
    <w:rsid w:val="008A0625"/>
    <w:rsid w:val="008A13C7"/>
    <w:rsid w:val="008A1EB5"/>
    <w:rsid w:val="008A2ACA"/>
    <w:rsid w:val="008A2B76"/>
    <w:rsid w:val="008A3063"/>
    <w:rsid w:val="008A4726"/>
    <w:rsid w:val="008A4CB7"/>
    <w:rsid w:val="008A542A"/>
    <w:rsid w:val="008A548A"/>
    <w:rsid w:val="008A6AAC"/>
    <w:rsid w:val="008B10C7"/>
    <w:rsid w:val="008B119C"/>
    <w:rsid w:val="008B244E"/>
    <w:rsid w:val="008B2C66"/>
    <w:rsid w:val="008B3A03"/>
    <w:rsid w:val="008B489A"/>
    <w:rsid w:val="008B525D"/>
    <w:rsid w:val="008B5427"/>
    <w:rsid w:val="008B5AB1"/>
    <w:rsid w:val="008B5AB7"/>
    <w:rsid w:val="008B5C73"/>
    <w:rsid w:val="008B6B1D"/>
    <w:rsid w:val="008B7B3A"/>
    <w:rsid w:val="008C0345"/>
    <w:rsid w:val="008C127B"/>
    <w:rsid w:val="008C22FF"/>
    <w:rsid w:val="008C24FF"/>
    <w:rsid w:val="008C3B5C"/>
    <w:rsid w:val="008C451D"/>
    <w:rsid w:val="008C5324"/>
    <w:rsid w:val="008C58DA"/>
    <w:rsid w:val="008C5997"/>
    <w:rsid w:val="008D07BE"/>
    <w:rsid w:val="008D253E"/>
    <w:rsid w:val="008D33FC"/>
    <w:rsid w:val="008D44EF"/>
    <w:rsid w:val="008D47EF"/>
    <w:rsid w:val="008D4954"/>
    <w:rsid w:val="008D4992"/>
    <w:rsid w:val="008D545C"/>
    <w:rsid w:val="008D55F8"/>
    <w:rsid w:val="008D56F9"/>
    <w:rsid w:val="008D6BFE"/>
    <w:rsid w:val="008D6E0C"/>
    <w:rsid w:val="008D77E3"/>
    <w:rsid w:val="008E0428"/>
    <w:rsid w:val="008E224E"/>
    <w:rsid w:val="008E2D58"/>
    <w:rsid w:val="008E43BC"/>
    <w:rsid w:val="008E73D6"/>
    <w:rsid w:val="008E7A5A"/>
    <w:rsid w:val="008F027F"/>
    <w:rsid w:val="008F0680"/>
    <w:rsid w:val="008F0B45"/>
    <w:rsid w:val="008F0DFC"/>
    <w:rsid w:val="008F107A"/>
    <w:rsid w:val="008F12C9"/>
    <w:rsid w:val="008F1301"/>
    <w:rsid w:val="008F1CCC"/>
    <w:rsid w:val="008F1CDD"/>
    <w:rsid w:val="008F399D"/>
    <w:rsid w:val="008F3CFC"/>
    <w:rsid w:val="008F46CF"/>
    <w:rsid w:val="008F640D"/>
    <w:rsid w:val="008F647F"/>
    <w:rsid w:val="008F76A1"/>
    <w:rsid w:val="008F7F30"/>
    <w:rsid w:val="00900E38"/>
    <w:rsid w:val="00901594"/>
    <w:rsid w:val="00901DB0"/>
    <w:rsid w:val="0090279B"/>
    <w:rsid w:val="00903637"/>
    <w:rsid w:val="009044E6"/>
    <w:rsid w:val="00904ECE"/>
    <w:rsid w:val="0090574F"/>
    <w:rsid w:val="00907065"/>
    <w:rsid w:val="009071DE"/>
    <w:rsid w:val="00907ED5"/>
    <w:rsid w:val="009106D1"/>
    <w:rsid w:val="00911216"/>
    <w:rsid w:val="00911F63"/>
    <w:rsid w:val="00911FF1"/>
    <w:rsid w:val="00912BBE"/>
    <w:rsid w:val="00913586"/>
    <w:rsid w:val="00915E73"/>
    <w:rsid w:val="00916904"/>
    <w:rsid w:val="009223EC"/>
    <w:rsid w:val="009247AD"/>
    <w:rsid w:val="009249BD"/>
    <w:rsid w:val="00925502"/>
    <w:rsid w:val="00925699"/>
    <w:rsid w:val="00925DE2"/>
    <w:rsid w:val="00926313"/>
    <w:rsid w:val="009267E9"/>
    <w:rsid w:val="009271F7"/>
    <w:rsid w:val="00927882"/>
    <w:rsid w:val="00930A00"/>
    <w:rsid w:val="00930C45"/>
    <w:rsid w:val="0093107B"/>
    <w:rsid w:val="00931ADF"/>
    <w:rsid w:val="00932143"/>
    <w:rsid w:val="0093265E"/>
    <w:rsid w:val="00932759"/>
    <w:rsid w:val="009348D1"/>
    <w:rsid w:val="0093643E"/>
    <w:rsid w:val="009377FA"/>
    <w:rsid w:val="00940423"/>
    <w:rsid w:val="00940EAA"/>
    <w:rsid w:val="009422C8"/>
    <w:rsid w:val="00942CA2"/>
    <w:rsid w:val="00943258"/>
    <w:rsid w:val="00944342"/>
    <w:rsid w:val="00944F6D"/>
    <w:rsid w:val="0094510F"/>
    <w:rsid w:val="009460BD"/>
    <w:rsid w:val="0094740B"/>
    <w:rsid w:val="009479C6"/>
    <w:rsid w:val="00954BCC"/>
    <w:rsid w:val="00954EB1"/>
    <w:rsid w:val="0096067C"/>
    <w:rsid w:val="00961142"/>
    <w:rsid w:val="009615E6"/>
    <w:rsid w:val="00962EF8"/>
    <w:rsid w:val="009637A9"/>
    <w:rsid w:val="0096396F"/>
    <w:rsid w:val="009648DE"/>
    <w:rsid w:val="00964A21"/>
    <w:rsid w:val="00966B88"/>
    <w:rsid w:val="0096727D"/>
    <w:rsid w:val="00967A14"/>
    <w:rsid w:val="0097096A"/>
    <w:rsid w:val="00970C50"/>
    <w:rsid w:val="00970EA7"/>
    <w:rsid w:val="0097240F"/>
    <w:rsid w:val="00973886"/>
    <w:rsid w:val="009760E6"/>
    <w:rsid w:val="00976732"/>
    <w:rsid w:val="00977DC2"/>
    <w:rsid w:val="00980248"/>
    <w:rsid w:val="00980735"/>
    <w:rsid w:val="0098188C"/>
    <w:rsid w:val="00981A36"/>
    <w:rsid w:val="00981A7B"/>
    <w:rsid w:val="00981C5D"/>
    <w:rsid w:val="00981E66"/>
    <w:rsid w:val="009827B1"/>
    <w:rsid w:val="009835AE"/>
    <w:rsid w:val="0098397C"/>
    <w:rsid w:val="00985121"/>
    <w:rsid w:val="0099034F"/>
    <w:rsid w:val="009913B1"/>
    <w:rsid w:val="009924C7"/>
    <w:rsid w:val="00992A8A"/>
    <w:rsid w:val="00993EB3"/>
    <w:rsid w:val="00993F2D"/>
    <w:rsid w:val="00994357"/>
    <w:rsid w:val="009945EF"/>
    <w:rsid w:val="00994896"/>
    <w:rsid w:val="0099769D"/>
    <w:rsid w:val="0099783A"/>
    <w:rsid w:val="009A1B45"/>
    <w:rsid w:val="009A1E9A"/>
    <w:rsid w:val="009A2618"/>
    <w:rsid w:val="009A2D7E"/>
    <w:rsid w:val="009A35AF"/>
    <w:rsid w:val="009A430B"/>
    <w:rsid w:val="009A4385"/>
    <w:rsid w:val="009A4673"/>
    <w:rsid w:val="009A5096"/>
    <w:rsid w:val="009A63F1"/>
    <w:rsid w:val="009B0760"/>
    <w:rsid w:val="009B0840"/>
    <w:rsid w:val="009B2170"/>
    <w:rsid w:val="009B23DA"/>
    <w:rsid w:val="009B2710"/>
    <w:rsid w:val="009B35AB"/>
    <w:rsid w:val="009B418A"/>
    <w:rsid w:val="009B6900"/>
    <w:rsid w:val="009B6CEC"/>
    <w:rsid w:val="009C058F"/>
    <w:rsid w:val="009C349E"/>
    <w:rsid w:val="009C5ADA"/>
    <w:rsid w:val="009C5C5D"/>
    <w:rsid w:val="009C5CA0"/>
    <w:rsid w:val="009C621D"/>
    <w:rsid w:val="009C7A4B"/>
    <w:rsid w:val="009D0E50"/>
    <w:rsid w:val="009D3356"/>
    <w:rsid w:val="009D667A"/>
    <w:rsid w:val="009D70DB"/>
    <w:rsid w:val="009D7865"/>
    <w:rsid w:val="009E00A3"/>
    <w:rsid w:val="009E0427"/>
    <w:rsid w:val="009E09F5"/>
    <w:rsid w:val="009E12B1"/>
    <w:rsid w:val="009E18D9"/>
    <w:rsid w:val="009E1ECA"/>
    <w:rsid w:val="009E41E9"/>
    <w:rsid w:val="009E457C"/>
    <w:rsid w:val="009E4784"/>
    <w:rsid w:val="009E4979"/>
    <w:rsid w:val="009E60D4"/>
    <w:rsid w:val="009E625D"/>
    <w:rsid w:val="009E799A"/>
    <w:rsid w:val="009F09AC"/>
    <w:rsid w:val="009F0C98"/>
    <w:rsid w:val="009F0D61"/>
    <w:rsid w:val="009F1265"/>
    <w:rsid w:val="009F1896"/>
    <w:rsid w:val="009F2282"/>
    <w:rsid w:val="009F2636"/>
    <w:rsid w:val="009F2A75"/>
    <w:rsid w:val="009F3DF3"/>
    <w:rsid w:val="009F4CCE"/>
    <w:rsid w:val="009F5624"/>
    <w:rsid w:val="009F58B5"/>
    <w:rsid w:val="009F5EA3"/>
    <w:rsid w:val="009F703F"/>
    <w:rsid w:val="009F7947"/>
    <w:rsid w:val="009F7D8B"/>
    <w:rsid w:val="00A01266"/>
    <w:rsid w:val="00A017DC"/>
    <w:rsid w:val="00A01872"/>
    <w:rsid w:val="00A025A0"/>
    <w:rsid w:val="00A02863"/>
    <w:rsid w:val="00A02910"/>
    <w:rsid w:val="00A04A67"/>
    <w:rsid w:val="00A04AC5"/>
    <w:rsid w:val="00A04F12"/>
    <w:rsid w:val="00A05BB3"/>
    <w:rsid w:val="00A06620"/>
    <w:rsid w:val="00A0745B"/>
    <w:rsid w:val="00A07BA1"/>
    <w:rsid w:val="00A10241"/>
    <w:rsid w:val="00A102F5"/>
    <w:rsid w:val="00A12591"/>
    <w:rsid w:val="00A14AEC"/>
    <w:rsid w:val="00A1682B"/>
    <w:rsid w:val="00A16D02"/>
    <w:rsid w:val="00A17D4D"/>
    <w:rsid w:val="00A2067F"/>
    <w:rsid w:val="00A21670"/>
    <w:rsid w:val="00A22E73"/>
    <w:rsid w:val="00A22EBB"/>
    <w:rsid w:val="00A239C1"/>
    <w:rsid w:val="00A23E2C"/>
    <w:rsid w:val="00A242E4"/>
    <w:rsid w:val="00A2553F"/>
    <w:rsid w:val="00A257C6"/>
    <w:rsid w:val="00A25EDF"/>
    <w:rsid w:val="00A271F7"/>
    <w:rsid w:val="00A274B0"/>
    <w:rsid w:val="00A30499"/>
    <w:rsid w:val="00A31664"/>
    <w:rsid w:val="00A334A2"/>
    <w:rsid w:val="00A33A3D"/>
    <w:rsid w:val="00A33AC8"/>
    <w:rsid w:val="00A375A0"/>
    <w:rsid w:val="00A4052E"/>
    <w:rsid w:val="00A41ED6"/>
    <w:rsid w:val="00A43304"/>
    <w:rsid w:val="00A4371D"/>
    <w:rsid w:val="00A43EF7"/>
    <w:rsid w:val="00A445ED"/>
    <w:rsid w:val="00A4494C"/>
    <w:rsid w:val="00A466D9"/>
    <w:rsid w:val="00A46A7F"/>
    <w:rsid w:val="00A47E18"/>
    <w:rsid w:val="00A5004E"/>
    <w:rsid w:val="00A50DEF"/>
    <w:rsid w:val="00A51325"/>
    <w:rsid w:val="00A516ED"/>
    <w:rsid w:val="00A51D32"/>
    <w:rsid w:val="00A527C1"/>
    <w:rsid w:val="00A53A24"/>
    <w:rsid w:val="00A54350"/>
    <w:rsid w:val="00A545E3"/>
    <w:rsid w:val="00A56CC9"/>
    <w:rsid w:val="00A573B1"/>
    <w:rsid w:val="00A57484"/>
    <w:rsid w:val="00A606F2"/>
    <w:rsid w:val="00A60859"/>
    <w:rsid w:val="00A60C57"/>
    <w:rsid w:val="00A61EA9"/>
    <w:rsid w:val="00A62CB7"/>
    <w:rsid w:val="00A63E0F"/>
    <w:rsid w:val="00A644AF"/>
    <w:rsid w:val="00A645FC"/>
    <w:rsid w:val="00A6582E"/>
    <w:rsid w:val="00A661C4"/>
    <w:rsid w:val="00A66205"/>
    <w:rsid w:val="00A66910"/>
    <w:rsid w:val="00A669B0"/>
    <w:rsid w:val="00A66B38"/>
    <w:rsid w:val="00A708C2"/>
    <w:rsid w:val="00A71060"/>
    <w:rsid w:val="00A718BE"/>
    <w:rsid w:val="00A72DD5"/>
    <w:rsid w:val="00A73558"/>
    <w:rsid w:val="00A735D0"/>
    <w:rsid w:val="00A74D84"/>
    <w:rsid w:val="00A7585C"/>
    <w:rsid w:val="00A76324"/>
    <w:rsid w:val="00A7748E"/>
    <w:rsid w:val="00A77C2E"/>
    <w:rsid w:val="00A77F03"/>
    <w:rsid w:val="00A8007E"/>
    <w:rsid w:val="00A80C7A"/>
    <w:rsid w:val="00A81AAD"/>
    <w:rsid w:val="00A81B15"/>
    <w:rsid w:val="00A8255D"/>
    <w:rsid w:val="00A84A9B"/>
    <w:rsid w:val="00A84F1B"/>
    <w:rsid w:val="00A86489"/>
    <w:rsid w:val="00A90BF5"/>
    <w:rsid w:val="00A915D3"/>
    <w:rsid w:val="00A91C8A"/>
    <w:rsid w:val="00A91CD7"/>
    <w:rsid w:val="00A9206A"/>
    <w:rsid w:val="00A937DA"/>
    <w:rsid w:val="00A93976"/>
    <w:rsid w:val="00A94112"/>
    <w:rsid w:val="00A94EB6"/>
    <w:rsid w:val="00A94F7A"/>
    <w:rsid w:val="00A95077"/>
    <w:rsid w:val="00A9547B"/>
    <w:rsid w:val="00A959B0"/>
    <w:rsid w:val="00A95B75"/>
    <w:rsid w:val="00A95D2A"/>
    <w:rsid w:val="00A9662C"/>
    <w:rsid w:val="00A96E46"/>
    <w:rsid w:val="00A97A1D"/>
    <w:rsid w:val="00A97BA1"/>
    <w:rsid w:val="00AA1918"/>
    <w:rsid w:val="00AA339E"/>
    <w:rsid w:val="00AA4560"/>
    <w:rsid w:val="00AA7074"/>
    <w:rsid w:val="00AA718C"/>
    <w:rsid w:val="00AB00DC"/>
    <w:rsid w:val="00AB0B3E"/>
    <w:rsid w:val="00AB1104"/>
    <w:rsid w:val="00AB12DB"/>
    <w:rsid w:val="00AB15AA"/>
    <w:rsid w:val="00AB1B06"/>
    <w:rsid w:val="00AB32DD"/>
    <w:rsid w:val="00AB3AED"/>
    <w:rsid w:val="00AB5097"/>
    <w:rsid w:val="00AB51C9"/>
    <w:rsid w:val="00AB5623"/>
    <w:rsid w:val="00AB6179"/>
    <w:rsid w:val="00AC1348"/>
    <w:rsid w:val="00AC20D8"/>
    <w:rsid w:val="00AC370D"/>
    <w:rsid w:val="00AC5477"/>
    <w:rsid w:val="00AC558B"/>
    <w:rsid w:val="00AC72B2"/>
    <w:rsid w:val="00AD0474"/>
    <w:rsid w:val="00AD1222"/>
    <w:rsid w:val="00AD1AD6"/>
    <w:rsid w:val="00AD217E"/>
    <w:rsid w:val="00AD2CE3"/>
    <w:rsid w:val="00AD3333"/>
    <w:rsid w:val="00AD3BD5"/>
    <w:rsid w:val="00AD628C"/>
    <w:rsid w:val="00AD669D"/>
    <w:rsid w:val="00AD7AD4"/>
    <w:rsid w:val="00AE26FF"/>
    <w:rsid w:val="00AE2AF9"/>
    <w:rsid w:val="00AE39EC"/>
    <w:rsid w:val="00AE46B7"/>
    <w:rsid w:val="00AE667E"/>
    <w:rsid w:val="00AE68FF"/>
    <w:rsid w:val="00AE7A67"/>
    <w:rsid w:val="00AF02D0"/>
    <w:rsid w:val="00AF1599"/>
    <w:rsid w:val="00AF243A"/>
    <w:rsid w:val="00AF277E"/>
    <w:rsid w:val="00AF2FF7"/>
    <w:rsid w:val="00AF43A7"/>
    <w:rsid w:val="00AF4504"/>
    <w:rsid w:val="00AF61B2"/>
    <w:rsid w:val="00AF645E"/>
    <w:rsid w:val="00AF6A39"/>
    <w:rsid w:val="00AF7A90"/>
    <w:rsid w:val="00B00E1E"/>
    <w:rsid w:val="00B00FCE"/>
    <w:rsid w:val="00B01695"/>
    <w:rsid w:val="00B01ADB"/>
    <w:rsid w:val="00B02FD7"/>
    <w:rsid w:val="00B031AA"/>
    <w:rsid w:val="00B032CF"/>
    <w:rsid w:val="00B03F8A"/>
    <w:rsid w:val="00B04BF2"/>
    <w:rsid w:val="00B051EA"/>
    <w:rsid w:val="00B053A0"/>
    <w:rsid w:val="00B057EF"/>
    <w:rsid w:val="00B05C8F"/>
    <w:rsid w:val="00B05CB9"/>
    <w:rsid w:val="00B0603E"/>
    <w:rsid w:val="00B1029C"/>
    <w:rsid w:val="00B1109F"/>
    <w:rsid w:val="00B116EB"/>
    <w:rsid w:val="00B118EE"/>
    <w:rsid w:val="00B11A60"/>
    <w:rsid w:val="00B11BA6"/>
    <w:rsid w:val="00B136E2"/>
    <w:rsid w:val="00B13974"/>
    <w:rsid w:val="00B13B8D"/>
    <w:rsid w:val="00B13E11"/>
    <w:rsid w:val="00B164E0"/>
    <w:rsid w:val="00B212AF"/>
    <w:rsid w:val="00B22B3A"/>
    <w:rsid w:val="00B244F4"/>
    <w:rsid w:val="00B24707"/>
    <w:rsid w:val="00B2619F"/>
    <w:rsid w:val="00B27E21"/>
    <w:rsid w:val="00B30038"/>
    <w:rsid w:val="00B31263"/>
    <w:rsid w:val="00B31502"/>
    <w:rsid w:val="00B33240"/>
    <w:rsid w:val="00B33528"/>
    <w:rsid w:val="00B33B9F"/>
    <w:rsid w:val="00B34503"/>
    <w:rsid w:val="00B34DAD"/>
    <w:rsid w:val="00B368B8"/>
    <w:rsid w:val="00B36D8E"/>
    <w:rsid w:val="00B37568"/>
    <w:rsid w:val="00B4025D"/>
    <w:rsid w:val="00B4031C"/>
    <w:rsid w:val="00B4179E"/>
    <w:rsid w:val="00B421C8"/>
    <w:rsid w:val="00B4254E"/>
    <w:rsid w:val="00B43832"/>
    <w:rsid w:val="00B43F31"/>
    <w:rsid w:val="00B468DF"/>
    <w:rsid w:val="00B47213"/>
    <w:rsid w:val="00B47898"/>
    <w:rsid w:val="00B50B42"/>
    <w:rsid w:val="00B50D2F"/>
    <w:rsid w:val="00B50D56"/>
    <w:rsid w:val="00B52A15"/>
    <w:rsid w:val="00B53EFF"/>
    <w:rsid w:val="00B548A7"/>
    <w:rsid w:val="00B54F19"/>
    <w:rsid w:val="00B56E8E"/>
    <w:rsid w:val="00B5709C"/>
    <w:rsid w:val="00B57BB4"/>
    <w:rsid w:val="00B6086A"/>
    <w:rsid w:val="00B60ADB"/>
    <w:rsid w:val="00B60BC8"/>
    <w:rsid w:val="00B61C33"/>
    <w:rsid w:val="00B62609"/>
    <w:rsid w:val="00B62B66"/>
    <w:rsid w:val="00B63E4A"/>
    <w:rsid w:val="00B645BD"/>
    <w:rsid w:val="00B64877"/>
    <w:rsid w:val="00B6601F"/>
    <w:rsid w:val="00B66B27"/>
    <w:rsid w:val="00B66DB6"/>
    <w:rsid w:val="00B6768C"/>
    <w:rsid w:val="00B70671"/>
    <w:rsid w:val="00B70DAA"/>
    <w:rsid w:val="00B748E7"/>
    <w:rsid w:val="00B74B5C"/>
    <w:rsid w:val="00B74B7D"/>
    <w:rsid w:val="00B75FE5"/>
    <w:rsid w:val="00B76CE2"/>
    <w:rsid w:val="00B76F7D"/>
    <w:rsid w:val="00B77954"/>
    <w:rsid w:val="00B80C06"/>
    <w:rsid w:val="00B80E44"/>
    <w:rsid w:val="00B8193C"/>
    <w:rsid w:val="00B81BAB"/>
    <w:rsid w:val="00B81D00"/>
    <w:rsid w:val="00B82427"/>
    <w:rsid w:val="00B82785"/>
    <w:rsid w:val="00B82D25"/>
    <w:rsid w:val="00B83305"/>
    <w:rsid w:val="00B85710"/>
    <w:rsid w:val="00B85D09"/>
    <w:rsid w:val="00B86FDE"/>
    <w:rsid w:val="00B871FE"/>
    <w:rsid w:val="00B87375"/>
    <w:rsid w:val="00B91CBA"/>
    <w:rsid w:val="00B91D8C"/>
    <w:rsid w:val="00B925ED"/>
    <w:rsid w:val="00B92BE5"/>
    <w:rsid w:val="00B93793"/>
    <w:rsid w:val="00B937E0"/>
    <w:rsid w:val="00B93E54"/>
    <w:rsid w:val="00B94479"/>
    <w:rsid w:val="00B94F8B"/>
    <w:rsid w:val="00B95F3D"/>
    <w:rsid w:val="00B9768F"/>
    <w:rsid w:val="00BA2578"/>
    <w:rsid w:val="00BA279E"/>
    <w:rsid w:val="00BA2D73"/>
    <w:rsid w:val="00BA350F"/>
    <w:rsid w:val="00BA4AA2"/>
    <w:rsid w:val="00BA6A96"/>
    <w:rsid w:val="00BA73CD"/>
    <w:rsid w:val="00BA7696"/>
    <w:rsid w:val="00BA7BED"/>
    <w:rsid w:val="00BA7F17"/>
    <w:rsid w:val="00BB05D2"/>
    <w:rsid w:val="00BB0729"/>
    <w:rsid w:val="00BB072D"/>
    <w:rsid w:val="00BB184D"/>
    <w:rsid w:val="00BB18F1"/>
    <w:rsid w:val="00BB1B63"/>
    <w:rsid w:val="00BB222E"/>
    <w:rsid w:val="00BB346F"/>
    <w:rsid w:val="00BB3871"/>
    <w:rsid w:val="00BB7115"/>
    <w:rsid w:val="00BB7E8C"/>
    <w:rsid w:val="00BC06B2"/>
    <w:rsid w:val="00BC1224"/>
    <w:rsid w:val="00BC1596"/>
    <w:rsid w:val="00BC30F3"/>
    <w:rsid w:val="00BC4FAB"/>
    <w:rsid w:val="00BC5BCC"/>
    <w:rsid w:val="00BC5C78"/>
    <w:rsid w:val="00BC6112"/>
    <w:rsid w:val="00BC7187"/>
    <w:rsid w:val="00BC7257"/>
    <w:rsid w:val="00BD0878"/>
    <w:rsid w:val="00BD0A44"/>
    <w:rsid w:val="00BD0DBE"/>
    <w:rsid w:val="00BD0F1F"/>
    <w:rsid w:val="00BD0F65"/>
    <w:rsid w:val="00BD16AE"/>
    <w:rsid w:val="00BD1A06"/>
    <w:rsid w:val="00BD20BC"/>
    <w:rsid w:val="00BD6FF9"/>
    <w:rsid w:val="00BD71CC"/>
    <w:rsid w:val="00BE1F5C"/>
    <w:rsid w:val="00BE26B6"/>
    <w:rsid w:val="00BE2EB7"/>
    <w:rsid w:val="00BE31CA"/>
    <w:rsid w:val="00BE457B"/>
    <w:rsid w:val="00BE5160"/>
    <w:rsid w:val="00BE545D"/>
    <w:rsid w:val="00BE6DB4"/>
    <w:rsid w:val="00BE7474"/>
    <w:rsid w:val="00BE7AC8"/>
    <w:rsid w:val="00BE7DF6"/>
    <w:rsid w:val="00BF0794"/>
    <w:rsid w:val="00BF08AE"/>
    <w:rsid w:val="00BF140E"/>
    <w:rsid w:val="00BF2744"/>
    <w:rsid w:val="00BF4619"/>
    <w:rsid w:val="00BF4B11"/>
    <w:rsid w:val="00BF4BAB"/>
    <w:rsid w:val="00BF528E"/>
    <w:rsid w:val="00BF6383"/>
    <w:rsid w:val="00BF6BC2"/>
    <w:rsid w:val="00BF6D2A"/>
    <w:rsid w:val="00BF7094"/>
    <w:rsid w:val="00BF7B0B"/>
    <w:rsid w:val="00C005BE"/>
    <w:rsid w:val="00C0153D"/>
    <w:rsid w:val="00C01C3A"/>
    <w:rsid w:val="00C02386"/>
    <w:rsid w:val="00C03423"/>
    <w:rsid w:val="00C03611"/>
    <w:rsid w:val="00C03894"/>
    <w:rsid w:val="00C04317"/>
    <w:rsid w:val="00C06B2A"/>
    <w:rsid w:val="00C072F8"/>
    <w:rsid w:val="00C07369"/>
    <w:rsid w:val="00C1092B"/>
    <w:rsid w:val="00C10D74"/>
    <w:rsid w:val="00C11EAE"/>
    <w:rsid w:val="00C12187"/>
    <w:rsid w:val="00C1386E"/>
    <w:rsid w:val="00C139AF"/>
    <w:rsid w:val="00C13E60"/>
    <w:rsid w:val="00C1467F"/>
    <w:rsid w:val="00C15976"/>
    <w:rsid w:val="00C16325"/>
    <w:rsid w:val="00C16F63"/>
    <w:rsid w:val="00C17617"/>
    <w:rsid w:val="00C20DAA"/>
    <w:rsid w:val="00C218A6"/>
    <w:rsid w:val="00C218DB"/>
    <w:rsid w:val="00C23472"/>
    <w:rsid w:val="00C2495E"/>
    <w:rsid w:val="00C25AB0"/>
    <w:rsid w:val="00C25DBC"/>
    <w:rsid w:val="00C312E6"/>
    <w:rsid w:val="00C31BB0"/>
    <w:rsid w:val="00C324CF"/>
    <w:rsid w:val="00C324E3"/>
    <w:rsid w:val="00C32BCB"/>
    <w:rsid w:val="00C32C07"/>
    <w:rsid w:val="00C338E2"/>
    <w:rsid w:val="00C34AA6"/>
    <w:rsid w:val="00C353C7"/>
    <w:rsid w:val="00C3572B"/>
    <w:rsid w:val="00C35BD2"/>
    <w:rsid w:val="00C35DBB"/>
    <w:rsid w:val="00C3669C"/>
    <w:rsid w:val="00C37A5D"/>
    <w:rsid w:val="00C37D0F"/>
    <w:rsid w:val="00C37D42"/>
    <w:rsid w:val="00C4012E"/>
    <w:rsid w:val="00C4066F"/>
    <w:rsid w:val="00C40836"/>
    <w:rsid w:val="00C43D88"/>
    <w:rsid w:val="00C4527B"/>
    <w:rsid w:val="00C47531"/>
    <w:rsid w:val="00C47894"/>
    <w:rsid w:val="00C47D18"/>
    <w:rsid w:val="00C504DA"/>
    <w:rsid w:val="00C508DA"/>
    <w:rsid w:val="00C519F0"/>
    <w:rsid w:val="00C53254"/>
    <w:rsid w:val="00C53648"/>
    <w:rsid w:val="00C544B5"/>
    <w:rsid w:val="00C55BD3"/>
    <w:rsid w:val="00C564F2"/>
    <w:rsid w:val="00C57CA3"/>
    <w:rsid w:val="00C60789"/>
    <w:rsid w:val="00C60D4D"/>
    <w:rsid w:val="00C60FBF"/>
    <w:rsid w:val="00C620A0"/>
    <w:rsid w:val="00C62198"/>
    <w:rsid w:val="00C62DF4"/>
    <w:rsid w:val="00C6317A"/>
    <w:rsid w:val="00C636D9"/>
    <w:rsid w:val="00C63F07"/>
    <w:rsid w:val="00C6411C"/>
    <w:rsid w:val="00C649E1"/>
    <w:rsid w:val="00C651D7"/>
    <w:rsid w:val="00C65270"/>
    <w:rsid w:val="00C6568C"/>
    <w:rsid w:val="00C65787"/>
    <w:rsid w:val="00C65BF0"/>
    <w:rsid w:val="00C667AB"/>
    <w:rsid w:val="00C66D58"/>
    <w:rsid w:val="00C67082"/>
    <w:rsid w:val="00C678DF"/>
    <w:rsid w:val="00C6798F"/>
    <w:rsid w:val="00C70096"/>
    <w:rsid w:val="00C70522"/>
    <w:rsid w:val="00C73FF1"/>
    <w:rsid w:val="00C76467"/>
    <w:rsid w:val="00C77D2E"/>
    <w:rsid w:val="00C8062C"/>
    <w:rsid w:val="00C824C7"/>
    <w:rsid w:val="00C84B4D"/>
    <w:rsid w:val="00C85231"/>
    <w:rsid w:val="00C8727C"/>
    <w:rsid w:val="00C908F0"/>
    <w:rsid w:val="00C916AB"/>
    <w:rsid w:val="00C921C4"/>
    <w:rsid w:val="00C932FA"/>
    <w:rsid w:val="00C9370F"/>
    <w:rsid w:val="00C94779"/>
    <w:rsid w:val="00C95201"/>
    <w:rsid w:val="00C952E3"/>
    <w:rsid w:val="00C955AE"/>
    <w:rsid w:val="00C96211"/>
    <w:rsid w:val="00C97165"/>
    <w:rsid w:val="00C97C87"/>
    <w:rsid w:val="00CA02BB"/>
    <w:rsid w:val="00CA1165"/>
    <w:rsid w:val="00CA12F5"/>
    <w:rsid w:val="00CA2A25"/>
    <w:rsid w:val="00CA3427"/>
    <w:rsid w:val="00CA4861"/>
    <w:rsid w:val="00CA48EF"/>
    <w:rsid w:val="00CA5549"/>
    <w:rsid w:val="00CA55CD"/>
    <w:rsid w:val="00CA5A5A"/>
    <w:rsid w:val="00CA63EA"/>
    <w:rsid w:val="00CA6B28"/>
    <w:rsid w:val="00CA6B88"/>
    <w:rsid w:val="00CA7D5E"/>
    <w:rsid w:val="00CA7F0D"/>
    <w:rsid w:val="00CB00DA"/>
    <w:rsid w:val="00CB071F"/>
    <w:rsid w:val="00CB0D38"/>
    <w:rsid w:val="00CB18E2"/>
    <w:rsid w:val="00CB1947"/>
    <w:rsid w:val="00CB35CA"/>
    <w:rsid w:val="00CB4852"/>
    <w:rsid w:val="00CB559C"/>
    <w:rsid w:val="00CB6819"/>
    <w:rsid w:val="00CB78F1"/>
    <w:rsid w:val="00CB7CB8"/>
    <w:rsid w:val="00CC04F2"/>
    <w:rsid w:val="00CC0B83"/>
    <w:rsid w:val="00CC0D1F"/>
    <w:rsid w:val="00CC0F10"/>
    <w:rsid w:val="00CC1AC9"/>
    <w:rsid w:val="00CC2BD2"/>
    <w:rsid w:val="00CC40DA"/>
    <w:rsid w:val="00CC4FD9"/>
    <w:rsid w:val="00CC6606"/>
    <w:rsid w:val="00CC6A52"/>
    <w:rsid w:val="00CC6E83"/>
    <w:rsid w:val="00CC75B4"/>
    <w:rsid w:val="00CD0E0B"/>
    <w:rsid w:val="00CD1008"/>
    <w:rsid w:val="00CD1B23"/>
    <w:rsid w:val="00CD1BDB"/>
    <w:rsid w:val="00CD2D69"/>
    <w:rsid w:val="00CD4096"/>
    <w:rsid w:val="00CD5037"/>
    <w:rsid w:val="00CD5E9D"/>
    <w:rsid w:val="00CD689A"/>
    <w:rsid w:val="00CD7660"/>
    <w:rsid w:val="00CE1E10"/>
    <w:rsid w:val="00CE1EAB"/>
    <w:rsid w:val="00CE2683"/>
    <w:rsid w:val="00CE2C30"/>
    <w:rsid w:val="00CE3D9F"/>
    <w:rsid w:val="00CE421E"/>
    <w:rsid w:val="00CE5488"/>
    <w:rsid w:val="00CE55E6"/>
    <w:rsid w:val="00CE6C12"/>
    <w:rsid w:val="00CE6D51"/>
    <w:rsid w:val="00CE724F"/>
    <w:rsid w:val="00CE74F8"/>
    <w:rsid w:val="00CE7A06"/>
    <w:rsid w:val="00CE7C76"/>
    <w:rsid w:val="00CF07A3"/>
    <w:rsid w:val="00CF0C7A"/>
    <w:rsid w:val="00CF20A5"/>
    <w:rsid w:val="00CF2D3F"/>
    <w:rsid w:val="00CF3794"/>
    <w:rsid w:val="00CF3A3D"/>
    <w:rsid w:val="00CF5019"/>
    <w:rsid w:val="00CF5411"/>
    <w:rsid w:val="00CF6284"/>
    <w:rsid w:val="00CF690B"/>
    <w:rsid w:val="00CF6F73"/>
    <w:rsid w:val="00D006E0"/>
    <w:rsid w:val="00D0091D"/>
    <w:rsid w:val="00D0129A"/>
    <w:rsid w:val="00D0270D"/>
    <w:rsid w:val="00D03F3C"/>
    <w:rsid w:val="00D04C4A"/>
    <w:rsid w:val="00D0694A"/>
    <w:rsid w:val="00D06DF8"/>
    <w:rsid w:val="00D1054C"/>
    <w:rsid w:val="00D1269E"/>
    <w:rsid w:val="00D12A41"/>
    <w:rsid w:val="00D13431"/>
    <w:rsid w:val="00D13AA8"/>
    <w:rsid w:val="00D158E2"/>
    <w:rsid w:val="00D168E1"/>
    <w:rsid w:val="00D171ED"/>
    <w:rsid w:val="00D204B4"/>
    <w:rsid w:val="00D20CB3"/>
    <w:rsid w:val="00D21A25"/>
    <w:rsid w:val="00D21C53"/>
    <w:rsid w:val="00D227C3"/>
    <w:rsid w:val="00D229D4"/>
    <w:rsid w:val="00D23981"/>
    <w:rsid w:val="00D23AD6"/>
    <w:rsid w:val="00D23BDE"/>
    <w:rsid w:val="00D24DE5"/>
    <w:rsid w:val="00D255DF"/>
    <w:rsid w:val="00D26367"/>
    <w:rsid w:val="00D3022B"/>
    <w:rsid w:val="00D30D55"/>
    <w:rsid w:val="00D3162D"/>
    <w:rsid w:val="00D31640"/>
    <w:rsid w:val="00D31984"/>
    <w:rsid w:val="00D32211"/>
    <w:rsid w:val="00D323EA"/>
    <w:rsid w:val="00D35DB7"/>
    <w:rsid w:val="00D35EAE"/>
    <w:rsid w:val="00D3634D"/>
    <w:rsid w:val="00D37806"/>
    <w:rsid w:val="00D40623"/>
    <w:rsid w:val="00D42C08"/>
    <w:rsid w:val="00D4344B"/>
    <w:rsid w:val="00D43942"/>
    <w:rsid w:val="00D44599"/>
    <w:rsid w:val="00D45183"/>
    <w:rsid w:val="00D45A5B"/>
    <w:rsid w:val="00D4662E"/>
    <w:rsid w:val="00D46C03"/>
    <w:rsid w:val="00D47E87"/>
    <w:rsid w:val="00D526B6"/>
    <w:rsid w:val="00D53C1E"/>
    <w:rsid w:val="00D53D40"/>
    <w:rsid w:val="00D54B07"/>
    <w:rsid w:val="00D56376"/>
    <w:rsid w:val="00D56AD5"/>
    <w:rsid w:val="00D56F71"/>
    <w:rsid w:val="00D6079E"/>
    <w:rsid w:val="00D61D75"/>
    <w:rsid w:val="00D62309"/>
    <w:rsid w:val="00D62606"/>
    <w:rsid w:val="00D62B45"/>
    <w:rsid w:val="00D630C9"/>
    <w:rsid w:val="00D6341D"/>
    <w:rsid w:val="00D6373C"/>
    <w:rsid w:val="00D6437C"/>
    <w:rsid w:val="00D64FBD"/>
    <w:rsid w:val="00D6636E"/>
    <w:rsid w:val="00D675FC"/>
    <w:rsid w:val="00D71260"/>
    <w:rsid w:val="00D72E10"/>
    <w:rsid w:val="00D73C81"/>
    <w:rsid w:val="00D7522B"/>
    <w:rsid w:val="00D76087"/>
    <w:rsid w:val="00D77C69"/>
    <w:rsid w:val="00D807FF"/>
    <w:rsid w:val="00D80CCD"/>
    <w:rsid w:val="00D81027"/>
    <w:rsid w:val="00D81ABA"/>
    <w:rsid w:val="00D8223D"/>
    <w:rsid w:val="00D82471"/>
    <w:rsid w:val="00D84946"/>
    <w:rsid w:val="00D851BE"/>
    <w:rsid w:val="00D8603E"/>
    <w:rsid w:val="00D86640"/>
    <w:rsid w:val="00D869ED"/>
    <w:rsid w:val="00D86F14"/>
    <w:rsid w:val="00D877A8"/>
    <w:rsid w:val="00D90447"/>
    <w:rsid w:val="00D909ED"/>
    <w:rsid w:val="00D90D01"/>
    <w:rsid w:val="00D91A72"/>
    <w:rsid w:val="00D91AD5"/>
    <w:rsid w:val="00D9228E"/>
    <w:rsid w:val="00D95876"/>
    <w:rsid w:val="00D9603F"/>
    <w:rsid w:val="00D962F0"/>
    <w:rsid w:val="00D96D83"/>
    <w:rsid w:val="00DA0229"/>
    <w:rsid w:val="00DA156C"/>
    <w:rsid w:val="00DA15AD"/>
    <w:rsid w:val="00DA294C"/>
    <w:rsid w:val="00DA6270"/>
    <w:rsid w:val="00DA75CA"/>
    <w:rsid w:val="00DA7607"/>
    <w:rsid w:val="00DA7BB6"/>
    <w:rsid w:val="00DB01EC"/>
    <w:rsid w:val="00DB1F89"/>
    <w:rsid w:val="00DB2C11"/>
    <w:rsid w:val="00DB5B38"/>
    <w:rsid w:val="00DB5E01"/>
    <w:rsid w:val="00DB68BB"/>
    <w:rsid w:val="00DC0249"/>
    <w:rsid w:val="00DC09B4"/>
    <w:rsid w:val="00DC31B5"/>
    <w:rsid w:val="00DC35F5"/>
    <w:rsid w:val="00DC4252"/>
    <w:rsid w:val="00DC4BC3"/>
    <w:rsid w:val="00DC5344"/>
    <w:rsid w:val="00DC5F5A"/>
    <w:rsid w:val="00DC61E9"/>
    <w:rsid w:val="00DD0206"/>
    <w:rsid w:val="00DD26CE"/>
    <w:rsid w:val="00DD39F7"/>
    <w:rsid w:val="00DD5242"/>
    <w:rsid w:val="00DD5DBE"/>
    <w:rsid w:val="00DD671B"/>
    <w:rsid w:val="00DD7321"/>
    <w:rsid w:val="00DE0310"/>
    <w:rsid w:val="00DE0A2C"/>
    <w:rsid w:val="00DE0A34"/>
    <w:rsid w:val="00DE0B2F"/>
    <w:rsid w:val="00DE273E"/>
    <w:rsid w:val="00DE35B9"/>
    <w:rsid w:val="00DE3C5C"/>
    <w:rsid w:val="00DE6360"/>
    <w:rsid w:val="00DE695E"/>
    <w:rsid w:val="00DE7BD1"/>
    <w:rsid w:val="00DF03A2"/>
    <w:rsid w:val="00DF06D8"/>
    <w:rsid w:val="00DF0EE0"/>
    <w:rsid w:val="00DF1421"/>
    <w:rsid w:val="00DF1F37"/>
    <w:rsid w:val="00DF2CB1"/>
    <w:rsid w:val="00DF36A2"/>
    <w:rsid w:val="00DF36A9"/>
    <w:rsid w:val="00DF39C4"/>
    <w:rsid w:val="00DF4661"/>
    <w:rsid w:val="00DF4C06"/>
    <w:rsid w:val="00DF4C2B"/>
    <w:rsid w:val="00DF4E40"/>
    <w:rsid w:val="00DF51D6"/>
    <w:rsid w:val="00DF5C1A"/>
    <w:rsid w:val="00DF689D"/>
    <w:rsid w:val="00DF7104"/>
    <w:rsid w:val="00DF7E85"/>
    <w:rsid w:val="00E015D7"/>
    <w:rsid w:val="00E0183D"/>
    <w:rsid w:val="00E01B4D"/>
    <w:rsid w:val="00E01FDF"/>
    <w:rsid w:val="00E03224"/>
    <w:rsid w:val="00E03729"/>
    <w:rsid w:val="00E03DAF"/>
    <w:rsid w:val="00E04C39"/>
    <w:rsid w:val="00E05366"/>
    <w:rsid w:val="00E07AEB"/>
    <w:rsid w:val="00E10761"/>
    <w:rsid w:val="00E112AB"/>
    <w:rsid w:val="00E115DC"/>
    <w:rsid w:val="00E13410"/>
    <w:rsid w:val="00E1522F"/>
    <w:rsid w:val="00E200FF"/>
    <w:rsid w:val="00E2035A"/>
    <w:rsid w:val="00E2229E"/>
    <w:rsid w:val="00E225D2"/>
    <w:rsid w:val="00E22960"/>
    <w:rsid w:val="00E232DE"/>
    <w:rsid w:val="00E241A0"/>
    <w:rsid w:val="00E257B7"/>
    <w:rsid w:val="00E26E7B"/>
    <w:rsid w:val="00E272D6"/>
    <w:rsid w:val="00E32A39"/>
    <w:rsid w:val="00E32F04"/>
    <w:rsid w:val="00E33026"/>
    <w:rsid w:val="00E349BA"/>
    <w:rsid w:val="00E36DF0"/>
    <w:rsid w:val="00E4097B"/>
    <w:rsid w:val="00E4127A"/>
    <w:rsid w:val="00E42247"/>
    <w:rsid w:val="00E434FA"/>
    <w:rsid w:val="00E438B3"/>
    <w:rsid w:val="00E445E2"/>
    <w:rsid w:val="00E457AE"/>
    <w:rsid w:val="00E46DF7"/>
    <w:rsid w:val="00E5046E"/>
    <w:rsid w:val="00E5067F"/>
    <w:rsid w:val="00E510C3"/>
    <w:rsid w:val="00E52334"/>
    <w:rsid w:val="00E5258C"/>
    <w:rsid w:val="00E53238"/>
    <w:rsid w:val="00E55ABB"/>
    <w:rsid w:val="00E55C16"/>
    <w:rsid w:val="00E5657B"/>
    <w:rsid w:val="00E56B00"/>
    <w:rsid w:val="00E5705B"/>
    <w:rsid w:val="00E571E2"/>
    <w:rsid w:val="00E57701"/>
    <w:rsid w:val="00E6012B"/>
    <w:rsid w:val="00E60368"/>
    <w:rsid w:val="00E61D22"/>
    <w:rsid w:val="00E62013"/>
    <w:rsid w:val="00E62104"/>
    <w:rsid w:val="00E623BB"/>
    <w:rsid w:val="00E6300C"/>
    <w:rsid w:val="00E63E13"/>
    <w:rsid w:val="00E644A0"/>
    <w:rsid w:val="00E648B2"/>
    <w:rsid w:val="00E65162"/>
    <w:rsid w:val="00E6603F"/>
    <w:rsid w:val="00E667A2"/>
    <w:rsid w:val="00E66DAC"/>
    <w:rsid w:val="00E7233C"/>
    <w:rsid w:val="00E723BE"/>
    <w:rsid w:val="00E72B98"/>
    <w:rsid w:val="00E73BA6"/>
    <w:rsid w:val="00E73CAC"/>
    <w:rsid w:val="00E750D8"/>
    <w:rsid w:val="00E75DE5"/>
    <w:rsid w:val="00E767F2"/>
    <w:rsid w:val="00E76AD8"/>
    <w:rsid w:val="00E77604"/>
    <w:rsid w:val="00E77F16"/>
    <w:rsid w:val="00E8001D"/>
    <w:rsid w:val="00E81132"/>
    <w:rsid w:val="00E83A3A"/>
    <w:rsid w:val="00E87977"/>
    <w:rsid w:val="00E907BB"/>
    <w:rsid w:val="00E90F37"/>
    <w:rsid w:val="00E93A17"/>
    <w:rsid w:val="00E93CF2"/>
    <w:rsid w:val="00E95C47"/>
    <w:rsid w:val="00E97440"/>
    <w:rsid w:val="00EA0A2B"/>
    <w:rsid w:val="00EA11F5"/>
    <w:rsid w:val="00EA1343"/>
    <w:rsid w:val="00EA214F"/>
    <w:rsid w:val="00EA2A9B"/>
    <w:rsid w:val="00EA488D"/>
    <w:rsid w:val="00EA58BE"/>
    <w:rsid w:val="00EA7D38"/>
    <w:rsid w:val="00EB0059"/>
    <w:rsid w:val="00EB0327"/>
    <w:rsid w:val="00EB1904"/>
    <w:rsid w:val="00EB3C61"/>
    <w:rsid w:val="00EB3C75"/>
    <w:rsid w:val="00EB652F"/>
    <w:rsid w:val="00EB73BE"/>
    <w:rsid w:val="00EB750B"/>
    <w:rsid w:val="00EB7DC0"/>
    <w:rsid w:val="00EC0E29"/>
    <w:rsid w:val="00EC1901"/>
    <w:rsid w:val="00EC1B00"/>
    <w:rsid w:val="00EC1EDA"/>
    <w:rsid w:val="00EC22B9"/>
    <w:rsid w:val="00EC2780"/>
    <w:rsid w:val="00EC3025"/>
    <w:rsid w:val="00EC3065"/>
    <w:rsid w:val="00EC32EB"/>
    <w:rsid w:val="00EC37E7"/>
    <w:rsid w:val="00EC60A8"/>
    <w:rsid w:val="00ED0B18"/>
    <w:rsid w:val="00ED0B5C"/>
    <w:rsid w:val="00ED16AD"/>
    <w:rsid w:val="00ED253E"/>
    <w:rsid w:val="00ED3BEE"/>
    <w:rsid w:val="00ED3DD2"/>
    <w:rsid w:val="00ED5365"/>
    <w:rsid w:val="00ED56F3"/>
    <w:rsid w:val="00ED5ED3"/>
    <w:rsid w:val="00ED61DE"/>
    <w:rsid w:val="00EE00A6"/>
    <w:rsid w:val="00EE0A64"/>
    <w:rsid w:val="00EE2751"/>
    <w:rsid w:val="00EE2BF9"/>
    <w:rsid w:val="00EE3FAE"/>
    <w:rsid w:val="00EE440B"/>
    <w:rsid w:val="00EE453E"/>
    <w:rsid w:val="00EF1692"/>
    <w:rsid w:val="00EF2FC5"/>
    <w:rsid w:val="00EF42D6"/>
    <w:rsid w:val="00EF5867"/>
    <w:rsid w:val="00EF5886"/>
    <w:rsid w:val="00EF6F14"/>
    <w:rsid w:val="00EF774A"/>
    <w:rsid w:val="00F00904"/>
    <w:rsid w:val="00F00B51"/>
    <w:rsid w:val="00F011D7"/>
    <w:rsid w:val="00F01644"/>
    <w:rsid w:val="00F0182B"/>
    <w:rsid w:val="00F01FCC"/>
    <w:rsid w:val="00F02236"/>
    <w:rsid w:val="00F02296"/>
    <w:rsid w:val="00F027E6"/>
    <w:rsid w:val="00F0397A"/>
    <w:rsid w:val="00F04A4E"/>
    <w:rsid w:val="00F05E95"/>
    <w:rsid w:val="00F0635A"/>
    <w:rsid w:val="00F075CC"/>
    <w:rsid w:val="00F1040B"/>
    <w:rsid w:val="00F10D99"/>
    <w:rsid w:val="00F10E22"/>
    <w:rsid w:val="00F10FAD"/>
    <w:rsid w:val="00F10FC6"/>
    <w:rsid w:val="00F1146F"/>
    <w:rsid w:val="00F1293E"/>
    <w:rsid w:val="00F13CC0"/>
    <w:rsid w:val="00F160C2"/>
    <w:rsid w:val="00F174B2"/>
    <w:rsid w:val="00F21A49"/>
    <w:rsid w:val="00F223CD"/>
    <w:rsid w:val="00F23BE1"/>
    <w:rsid w:val="00F24F71"/>
    <w:rsid w:val="00F25175"/>
    <w:rsid w:val="00F261DE"/>
    <w:rsid w:val="00F261DF"/>
    <w:rsid w:val="00F267E6"/>
    <w:rsid w:val="00F26A90"/>
    <w:rsid w:val="00F26C37"/>
    <w:rsid w:val="00F27515"/>
    <w:rsid w:val="00F275F9"/>
    <w:rsid w:val="00F27863"/>
    <w:rsid w:val="00F27A1A"/>
    <w:rsid w:val="00F30456"/>
    <w:rsid w:val="00F31B0E"/>
    <w:rsid w:val="00F31BE2"/>
    <w:rsid w:val="00F32EA1"/>
    <w:rsid w:val="00F33003"/>
    <w:rsid w:val="00F33A54"/>
    <w:rsid w:val="00F340C0"/>
    <w:rsid w:val="00F360A1"/>
    <w:rsid w:val="00F3635C"/>
    <w:rsid w:val="00F367AC"/>
    <w:rsid w:val="00F36E26"/>
    <w:rsid w:val="00F3707B"/>
    <w:rsid w:val="00F37996"/>
    <w:rsid w:val="00F37E3E"/>
    <w:rsid w:val="00F4043C"/>
    <w:rsid w:val="00F40ECE"/>
    <w:rsid w:val="00F41C9A"/>
    <w:rsid w:val="00F42FE6"/>
    <w:rsid w:val="00F453DD"/>
    <w:rsid w:val="00F46183"/>
    <w:rsid w:val="00F47042"/>
    <w:rsid w:val="00F47901"/>
    <w:rsid w:val="00F526DE"/>
    <w:rsid w:val="00F55064"/>
    <w:rsid w:val="00F561B4"/>
    <w:rsid w:val="00F574B4"/>
    <w:rsid w:val="00F60BF4"/>
    <w:rsid w:val="00F60FBA"/>
    <w:rsid w:val="00F630D5"/>
    <w:rsid w:val="00F643C3"/>
    <w:rsid w:val="00F648F1"/>
    <w:rsid w:val="00F65EFC"/>
    <w:rsid w:val="00F6627F"/>
    <w:rsid w:val="00F67113"/>
    <w:rsid w:val="00F703A9"/>
    <w:rsid w:val="00F706AD"/>
    <w:rsid w:val="00F71D1D"/>
    <w:rsid w:val="00F720D4"/>
    <w:rsid w:val="00F72746"/>
    <w:rsid w:val="00F727FA"/>
    <w:rsid w:val="00F73A2B"/>
    <w:rsid w:val="00F74372"/>
    <w:rsid w:val="00F74AD2"/>
    <w:rsid w:val="00F7513C"/>
    <w:rsid w:val="00F751A4"/>
    <w:rsid w:val="00F75258"/>
    <w:rsid w:val="00F755A0"/>
    <w:rsid w:val="00F76174"/>
    <w:rsid w:val="00F764E8"/>
    <w:rsid w:val="00F77A9A"/>
    <w:rsid w:val="00F800EB"/>
    <w:rsid w:val="00F8035C"/>
    <w:rsid w:val="00F814B5"/>
    <w:rsid w:val="00F815C5"/>
    <w:rsid w:val="00F83660"/>
    <w:rsid w:val="00F83EF4"/>
    <w:rsid w:val="00F84529"/>
    <w:rsid w:val="00F845DA"/>
    <w:rsid w:val="00F85885"/>
    <w:rsid w:val="00F86DC7"/>
    <w:rsid w:val="00F900DA"/>
    <w:rsid w:val="00F90602"/>
    <w:rsid w:val="00F90F9B"/>
    <w:rsid w:val="00F936E3"/>
    <w:rsid w:val="00F93C8D"/>
    <w:rsid w:val="00F94112"/>
    <w:rsid w:val="00F94FA6"/>
    <w:rsid w:val="00F9525D"/>
    <w:rsid w:val="00F95646"/>
    <w:rsid w:val="00F964BB"/>
    <w:rsid w:val="00F966EB"/>
    <w:rsid w:val="00FA03B0"/>
    <w:rsid w:val="00FA08A0"/>
    <w:rsid w:val="00FA18D2"/>
    <w:rsid w:val="00FA1A22"/>
    <w:rsid w:val="00FA2822"/>
    <w:rsid w:val="00FA28ED"/>
    <w:rsid w:val="00FA49F5"/>
    <w:rsid w:val="00FA6938"/>
    <w:rsid w:val="00FB1083"/>
    <w:rsid w:val="00FB16D8"/>
    <w:rsid w:val="00FB48FC"/>
    <w:rsid w:val="00FB4A29"/>
    <w:rsid w:val="00FB5D67"/>
    <w:rsid w:val="00FB7D74"/>
    <w:rsid w:val="00FC0447"/>
    <w:rsid w:val="00FC0CC2"/>
    <w:rsid w:val="00FC181B"/>
    <w:rsid w:val="00FC207B"/>
    <w:rsid w:val="00FC25F7"/>
    <w:rsid w:val="00FC3874"/>
    <w:rsid w:val="00FC3D87"/>
    <w:rsid w:val="00FC46F0"/>
    <w:rsid w:val="00FC4B0A"/>
    <w:rsid w:val="00FC4CCE"/>
    <w:rsid w:val="00FC5C83"/>
    <w:rsid w:val="00FC7176"/>
    <w:rsid w:val="00FC7473"/>
    <w:rsid w:val="00FC7857"/>
    <w:rsid w:val="00FD23E1"/>
    <w:rsid w:val="00FD2CCC"/>
    <w:rsid w:val="00FD3155"/>
    <w:rsid w:val="00FD3642"/>
    <w:rsid w:val="00FD3EE9"/>
    <w:rsid w:val="00FD4A1F"/>
    <w:rsid w:val="00FD5210"/>
    <w:rsid w:val="00FD5D99"/>
    <w:rsid w:val="00FD5EF2"/>
    <w:rsid w:val="00FD6BB2"/>
    <w:rsid w:val="00FD7635"/>
    <w:rsid w:val="00FD7F91"/>
    <w:rsid w:val="00FE0F87"/>
    <w:rsid w:val="00FE0FE6"/>
    <w:rsid w:val="00FE1689"/>
    <w:rsid w:val="00FE20BE"/>
    <w:rsid w:val="00FE21F1"/>
    <w:rsid w:val="00FE2F90"/>
    <w:rsid w:val="00FE3221"/>
    <w:rsid w:val="00FE507F"/>
    <w:rsid w:val="00FE637F"/>
    <w:rsid w:val="00FF1198"/>
    <w:rsid w:val="00FF1866"/>
    <w:rsid w:val="00FF18B4"/>
    <w:rsid w:val="00FF1A7B"/>
    <w:rsid w:val="00FF1C32"/>
    <w:rsid w:val="00FF1C62"/>
    <w:rsid w:val="00FF42FA"/>
    <w:rsid w:val="00FF6124"/>
    <w:rsid w:val="00FF6BA6"/>
    <w:rsid w:val="00FF6E01"/>
    <w:rsid w:val="56EF10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3A513B"/>
  <w15:docId w15:val="{1DAE4443-63F1-4BA5-B9E6-73E0DCE3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4" w:qFormat="1"/>
    <w:lsdException w:name="heading 2" w:uiPriority="4" w:qFormat="1"/>
    <w:lsdException w:name="heading 3" w:uiPriority="4" w:qFormat="1"/>
    <w:lsdException w:name="heading 4" w:uiPriority="4"/>
    <w:lsdException w:name="heading 5" w:uiPriority="4" w:qFormat="1"/>
    <w:lsdException w:name="heading 6" w:uiPriority="4" w:qFormat="1"/>
    <w:lsdException w:name="heading 7" w:uiPriority="4" w:qFormat="1"/>
    <w:lsdException w:name="heading 8" w:uiPriority="4" w:qFormat="1"/>
    <w:lsdException w:name="heading 9" w:uiPriority="4"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1" w:semiHidden="1" w:unhideWhenUsed="1"/>
    <w:lsdException w:name="footnote text" w:semiHidden="1" w:uiPriority="10" w:unhideWhenUsed="1"/>
    <w:lsdException w:name="annotation text" w:semiHidden="1" w:unhideWhenUsed="1"/>
    <w:lsdException w:name="header" w:unhideWhenUsed="1"/>
    <w:lsdException w:name="footer" w:unhideWhenUsed="1"/>
    <w:lsdException w:name="index heading" w:locked="1" w:semiHidden="1" w:unhideWhenUsed="1"/>
    <w:lsdException w:name="caption" w:locked="1" w:uiPriority="0" w:unhideWhenUsed="1" w:qFormat="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unhideWhenUsed="1"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unhideWhenUsed="1"/>
    <w:lsdException w:name="FollowedHyperlink" w:semiHidden="1" w:unhideWhenUsed="1" w:qFormat="1"/>
    <w:lsdException w:name="Strong" w:locked="1" w:uiPriority="22" w:qFormat="1"/>
    <w:lsdException w:name="Emphasis" w:locked="1" w:uiPriority="20"/>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uiPriority w:val="1"/>
    <w:qFormat/>
    <w:rsid w:val="000C340A"/>
    <w:pPr>
      <w:widowControl w:val="0"/>
      <w:spacing w:line="360" w:lineRule="auto"/>
      <w:ind w:firstLineChars="200" w:firstLine="560"/>
    </w:pPr>
    <w:rPr>
      <w:rFonts w:cs="新細明體"/>
      <w:sz w:val="28"/>
      <w:szCs w:val="24"/>
    </w:rPr>
  </w:style>
  <w:style w:type="paragraph" w:styleId="1">
    <w:name w:val="heading 1"/>
    <w:aliases w:val="章標題"/>
    <w:basedOn w:val="a5"/>
    <w:link w:val="10"/>
    <w:uiPriority w:val="4"/>
    <w:rsid w:val="000C340A"/>
    <w:pPr>
      <w:widowControl/>
      <w:numPr>
        <w:numId w:val="8"/>
      </w:numPr>
      <w:overflowPunct w:val="0"/>
      <w:snapToGrid w:val="0"/>
      <w:spacing w:before="120" w:after="120"/>
      <w:ind w:firstLineChars="0" w:firstLine="0"/>
      <w:jc w:val="center"/>
      <w:outlineLvl w:val="0"/>
    </w:pPr>
    <w:rPr>
      <w:rFonts w:cs="Times New Roman"/>
      <w:b/>
      <w:snapToGrid w:val="0"/>
      <w:color w:val="000000"/>
      <w:w w:val="0"/>
      <w:sz w:val="36"/>
      <w:szCs w:val="36"/>
    </w:rPr>
  </w:style>
  <w:style w:type="paragraph" w:styleId="20">
    <w:name w:val="heading 2"/>
    <w:aliases w:val="節標題"/>
    <w:basedOn w:val="a5"/>
    <w:link w:val="21"/>
    <w:uiPriority w:val="4"/>
    <w:rsid w:val="000C340A"/>
    <w:pPr>
      <w:numPr>
        <w:ilvl w:val="1"/>
        <w:numId w:val="8"/>
      </w:numPr>
      <w:adjustRightInd w:val="0"/>
      <w:snapToGrid w:val="0"/>
      <w:spacing w:before="120"/>
      <w:ind w:firstLineChars="0"/>
      <w:jc w:val="both"/>
      <w:outlineLvl w:val="1"/>
    </w:pPr>
    <w:rPr>
      <w:b/>
      <w:bCs/>
      <w:sz w:val="32"/>
      <w:szCs w:val="48"/>
    </w:rPr>
  </w:style>
  <w:style w:type="paragraph" w:styleId="3">
    <w:name w:val="heading 3"/>
    <w:aliases w:val="一"/>
    <w:basedOn w:val="a5"/>
    <w:next w:val="30"/>
    <w:link w:val="31"/>
    <w:uiPriority w:val="4"/>
    <w:rsid w:val="00B9768F"/>
    <w:pPr>
      <w:widowControl/>
      <w:numPr>
        <w:ilvl w:val="2"/>
        <w:numId w:val="8"/>
      </w:numPr>
      <w:tabs>
        <w:tab w:val="left" w:pos="560"/>
      </w:tabs>
      <w:overflowPunct w:val="0"/>
      <w:autoSpaceDE w:val="0"/>
      <w:autoSpaceDN w:val="0"/>
      <w:adjustRightInd w:val="0"/>
      <w:snapToGrid w:val="0"/>
      <w:spacing w:beforeLines="50" w:before="50"/>
      <w:ind w:left="0" w:firstLineChars="0" w:firstLine="0"/>
      <w:outlineLvl w:val="2"/>
    </w:pPr>
    <w:rPr>
      <w:rFonts w:cs="Times New Roman"/>
      <w:bCs/>
      <w:szCs w:val="36"/>
    </w:rPr>
  </w:style>
  <w:style w:type="paragraph" w:styleId="4">
    <w:name w:val="heading 4"/>
    <w:aliases w:val="(一)"/>
    <w:basedOn w:val="a5"/>
    <w:link w:val="40"/>
    <w:uiPriority w:val="4"/>
    <w:rsid w:val="00B82785"/>
    <w:pPr>
      <w:numPr>
        <w:numId w:val="10"/>
      </w:numPr>
      <w:tabs>
        <w:tab w:val="left" w:pos="1120"/>
      </w:tabs>
      <w:adjustRightInd w:val="0"/>
      <w:snapToGrid w:val="0"/>
      <w:spacing w:beforeLines="50" w:before="50"/>
      <w:ind w:left="567" w:firstLineChars="0" w:firstLine="0"/>
      <w:jc w:val="both"/>
      <w:outlineLvl w:val="3"/>
    </w:pPr>
    <w:rPr>
      <w:szCs w:val="36"/>
    </w:rPr>
  </w:style>
  <w:style w:type="paragraph" w:styleId="5">
    <w:name w:val="heading 5"/>
    <w:aliases w:val="1"/>
    <w:basedOn w:val="a5"/>
    <w:link w:val="50"/>
    <w:uiPriority w:val="4"/>
    <w:qFormat/>
    <w:rsid w:val="00B9768F"/>
    <w:pPr>
      <w:numPr>
        <w:numId w:val="9"/>
      </w:numPr>
      <w:tabs>
        <w:tab w:val="left" w:pos="420"/>
      </w:tabs>
      <w:adjustRightInd w:val="0"/>
      <w:snapToGrid w:val="0"/>
      <w:spacing w:before="120"/>
      <w:ind w:left="1474" w:firstLineChars="0" w:firstLine="0"/>
      <w:outlineLvl w:val="4"/>
    </w:pPr>
    <w:rPr>
      <w:bCs/>
      <w:szCs w:val="36"/>
    </w:rPr>
  </w:style>
  <w:style w:type="paragraph" w:styleId="6">
    <w:name w:val="heading 6"/>
    <w:aliases w:val="(1)"/>
    <w:basedOn w:val="a5"/>
    <w:link w:val="60"/>
    <w:uiPriority w:val="4"/>
    <w:rsid w:val="00632EFF"/>
    <w:pPr>
      <w:numPr>
        <w:ilvl w:val="5"/>
        <w:numId w:val="8"/>
      </w:numPr>
      <w:adjustRightInd w:val="0"/>
      <w:snapToGrid w:val="0"/>
      <w:spacing w:before="120"/>
      <w:ind w:left="1928" w:firstLineChars="0" w:firstLine="0"/>
      <w:outlineLvl w:val="5"/>
    </w:pPr>
    <w:rPr>
      <w:szCs w:val="36"/>
    </w:rPr>
  </w:style>
  <w:style w:type="paragraph" w:styleId="7">
    <w:name w:val="heading 7"/>
    <w:aliases w:val="A"/>
    <w:basedOn w:val="a5"/>
    <w:link w:val="70"/>
    <w:uiPriority w:val="4"/>
    <w:rsid w:val="00B9768F"/>
    <w:pPr>
      <w:numPr>
        <w:ilvl w:val="6"/>
        <w:numId w:val="8"/>
      </w:numPr>
      <w:ind w:left="2381" w:firstLineChars="0" w:firstLine="0"/>
      <w:outlineLvl w:val="6"/>
    </w:pPr>
    <w:rPr>
      <w:bCs/>
      <w:szCs w:val="36"/>
    </w:rPr>
  </w:style>
  <w:style w:type="paragraph" w:styleId="8">
    <w:name w:val="heading 8"/>
    <w:aliases w:val="a"/>
    <w:basedOn w:val="a5"/>
    <w:link w:val="80"/>
    <w:uiPriority w:val="4"/>
    <w:rsid w:val="000C340A"/>
    <w:pPr>
      <w:numPr>
        <w:ilvl w:val="7"/>
        <w:numId w:val="8"/>
      </w:numPr>
      <w:adjustRightInd w:val="0"/>
      <w:snapToGrid w:val="0"/>
      <w:spacing w:beforeLines="50" w:before="190"/>
      <w:ind w:firstLineChars="0" w:firstLine="0"/>
      <w:outlineLvl w:val="7"/>
    </w:pPr>
    <w:rPr>
      <w:szCs w:val="36"/>
    </w:rPr>
  </w:style>
  <w:style w:type="paragraph" w:styleId="9">
    <w:name w:val="heading 9"/>
    <w:basedOn w:val="a5"/>
    <w:link w:val="90"/>
    <w:uiPriority w:val="4"/>
    <w:unhideWhenUsed/>
    <w:qFormat/>
    <w:rsid w:val="000C340A"/>
    <w:pPr>
      <w:numPr>
        <w:ilvl w:val="8"/>
        <w:numId w:val="8"/>
      </w:numPr>
      <w:ind w:firstLineChars="0"/>
      <w:outlineLvl w:val="8"/>
    </w:p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30">
    <w:name w:val="標題3內文"/>
    <w:basedOn w:val="a5"/>
    <w:uiPriority w:val="1"/>
    <w:rsid w:val="000C340A"/>
  </w:style>
  <w:style w:type="paragraph" w:styleId="a9">
    <w:name w:val="caption"/>
    <w:basedOn w:val="a5"/>
    <w:next w:val="a5"/>
    <w:unhideWhenUsed/>
    <w:qFormat/>
    <w:locked/>
    <w:rPr>
      <w:sz w:val="20"/>
    </w:rPr>
  </w:style>
  <w:style w:type="paragraph" w:styleId="a">
    <w:name w:val="List Bullet"/>
    <w:basedOn w:val="a5"/>
    <w:uiPriority w:val="99"/>
    <w:unhideWhenUsed/>
    <w:qFormat/>
    <w:locked/>
    <w:pPr>
      <w:numPr>
        <w:numId w:val="1"/>
      </w:numPr>
      <w:ind w:left="170" w:firstLineChars="0" w:hanging="170"/>
      <w:contextualSpacing/>
    </w:pPr>
  </w:style>
  <w:style w:type="paragraph" w:styleId="aa">
    <w:name w:val="Body Text"/>
    <w:basedOn w:val="a5"/>
    <w:link w:val="ab"/>
    <w:uiPriority w:val="99"/>
    <w:semiHidden/>
    <w:unhideWhenUsed/>
    <w:locked/>
    <w:pPr>
      <w:spacing w:after="120"/>
    </w:pPr>
  </w:style>
  <w:style w:type="paragraph" w:styleId="ac">
    <w:name w:val="Body Text Indent"/>
    <w:basedOn w:val="a5"/>
    <w:link w:val="ad"/>
    <w:uiPriority w:val="99"/>
    <w:semiHidden/>
    <w:unhideWhenUsed/>
    <w:locked/>
    <w:pPr>
      <w:widowControl/>
      <w:adjustRightInd w:val="0"/>
      <w:snapToGrid w:val="0"/>
      <w:spacing w:after="120" w:line="240" w:lineRule="auto"/>
      <w:ind w:leftChars="200" w:left="480"/>
      <w:jc w:val="both"/>
    </w:pPr>
    <w:rPr>
      <w:kern w:val="2"/>
      <w:szCs w:val="28"/>
    </w:rPr>
  </w:style>
  <w:style w:type="paragraph" w:styleId="2">
    <w:name w:val="List Bullet 2"/>
    <w:basedOn w:val="a5"/>
    <w:uiPriority w:val="99"/>
    <w:unhideWhenUsed/>
    <w:qFormat/>
    <w:locked/>
    <w:pPr>
      <w:numPr>
        <w:numId w:val="2"/>
      </w:numPr>
      <w:contextualSpacing/>
    </w:pPr>
  </w:style>
  <w:style w:type="paragraph" w:styleId="ae">
    <w:name w:val="Date"/>
    <w:basedOn w:val="a5"/>
    <w:next w:val="a5"/>
    <w:link w:val="af"/>
    <w:uiPriority w:val="99"/>
    <w:semiHidden/>
    <w:unhideWhenUsed/>
    <w:locked/>
    <w:pPr>
      <w:jc w:val="right"/>
    </w:pPr>
  </w:style>
  <w:style w:type="paragraph" w:styleId="af0">
    <w:name w:val="Balloon Text"/>
    <w:basedOn w:val="a5"/>
    <w:link w:val="af1"/>
    <w:uiPriority w:val="99"/>
    <w:semiHidden/>
    <w:unhideWhenUsed/>
    <w:rsid w:val="000C340A"/>
    <w:pPr>
      <w:spacing w:line="240" w:lineRule="auto"/>
    </w:pPr>
    <w:rPr>
      <w:rFonts w:ascii="Cambria" w:eastAsia="新細明體" w:hAnsi="Cambria" w:cs="Times New Roman"/>
      <w:sz w:val="18"/>
      <w:szCs w:val="18"/>
    </w:rPr>
  </w:style>
  <w:style w:type="paragraph" w:styleId="af2">
    <w:name w:val="footer"/>
    <w:basedOn w:val="a5"/>
    <w:link w:val="af3"/>
    <w:uiPriority w:val="99"/>
    <w:unhideWhenUsed/>
    <w:rsid w:val="000C340A"/>
    <w:pPr>
      <w:tabs>
        <w:tab w:val="center" w:pos="4153"/>
        <w:tab w:val="right" w:pos="8306"/>
      </w:tabs>
      <w:snapToGrid w:val="0"/>
      <w:ind w:firstLine="400"/>
      <w:jc w:val="center"/>
    </w:pPr>
    <w:rPr>
      <w:sz w:val="20"/>
    </w:rPr>
  </w:style>
  <w:style w:type="paragraph" w:styleId="af4">
    <w:name w:val="header"/>
    <w:aliases w:val="頁首單數"/>
    <w:basedOn w:val="a5"/>
    <w:link w:val="af5"/>
    <w:uiPriority w:val="99"/>
    <w:unhideWhenUsed/>
    <w:rsid w:val="000C340A"/>
    <w:pPr>
      <w:tabs>
        <w:tab w:val="center" w:pos="4153"/>
        <w:tab w:val="right" w:pos="8306"/>
      </w:tabs>
      <w:wordWrap w:val="0"/>
      <w:snapToGrid w:val="0"/>
      <w:ind w:firstLine="400"/>
      <w:jc w:val="right"/>
    </w:pPr>
    <w:rPr>
      <w:sz w:val="20"/>
      <w:u w:val="single"/>
    </w:rPr>
  </w:style>
  <w:style w:type="paragraph" w:styleId="11">
    <w:name w:val="toc 1"/>
    <w:basedOn w:val="a5"/>
    <w:next w:val="a5"/>
    <w:uiPriority w:val="39"/>
    <w:rsid w:val="000C340A"/>
    <w:pPr>
      <w:tabs>
        <w:tab w:val="left" w:pos="560"/>
        <w:tab w:val="right" w:leader="dot" w:pos="8400"/>
      </w:tabs>
      <w:adjustRightInd w:val="0"/>
      <w:snapToGrid w:val="0"/>
      <w:ind w:left="420" w:hangingChars="150" w:hanging="420"/>
    </w:pPr>
    <w:rPr>
      <w:b/>
      <w:noProof/>
      <w:kern w:val="2"/>
      <w:szCs w:val="28"/>
    </w:rPr>
  </w:style>
  <w:style w:type="paragraph" w:styleId="af6">
    <w:name w:val="table of figures"/>
    <w:basedOn w:val="a5"/>
    <w:next w:val="a5"/>
    <w:uiPriority w:val="99"/>
    <w:rsid w:val="000C340A"/>
    <w:pPr>
      <w:widowControl/>
      <w:tabs>
        <w:tab w:val="right" w:leader="dot" w:pos="8400"/>
      </w:tabs>
      <w:adjustRightInd w:val="0"/>
      <w:snapToGrid w:val="0"/>
      <w:ind w:left="1121" w:rightChars="30" w:right="84" w:hangingChars="400" w:hanging="1121"/>
      <w:jc w:val="both"/>
    </w:pPr>
    <w:rPr>
      <w:b/>
      <w:smallCaps/>
      <w:noProof/>
      <w:kern w:val="2"/>
    </w:rPr>
  </w:style>
  <w:style w:type="paragraph" w:styleId="22">
    <w:name w:val="toc 2"/>
    <w:basedOn w:val="a5"/>
    <w:next w:val="a5"/>
    <w:uiPriority w:val="39"/>
    <w:rsid w:val="000C340A"/>
    <w:pPr>
      <w:widowControl/>
      <w:tabs>
        <w:tab w:val="left" w:pos="560"/>
        <w:tab w:val="left" w:pos="1680"/>
        <w:tab w:val="right" w:leader="dot" w:pos="8400"/>
      </w:tabs>
      <w:snapToGrid w:val="0"/>
      <w:ind w:leftChars="200" w:left="1400" w:rightChars="30" w:right="84" w:hangingChars="300" w:hanging="840"/>
      <w:jc w:val="both"/>
    </w:pPr>
    <w:rPr>
      <w:kern w:val="2"/>
      <w:szCs w:val="28"/>
    </w:rPr>
  </w:style>
  <w:style w:type="paragraph" w:styleId="Web">
    <w:name w:val="Normal (Web)"/>
    <w:basedOn w:val="a5"/>
    <w:uiPriority w:val="99"/>
    <w:semiHidden/>
    <w:unhideWhenUsed/>
    <w:qFormat/>
    <w:locked/>
    <w:rPr>
      <w:sz w:val="24"/>
    </w:rPr>
  </w:style>
  <w:style w:type="paragraph" w:styleId="af7">
    <w:name w:val="Title"/>
    <w:basedOn w:val="a5"/>
    <w:next w:val="a5"/>
    <w:link w:val="af8"/>
    <w:uiPriority w:val="10"/>
    <w:qFormat/>
    <w:rsid w:val="000C340A"/>
    <w:pPr>
      <w:spacing w:before="240" w:after="60"/>
      <w:jc w:val="center"/>
      <w:outlineLvl w:val="0"/>
    </w:pPr>
    <w:rPr>
      <w:rFonts w:cs="Times New Roman"/>
      <w:b/>
      <w:bCs/>
      <w:sz w:val="32"/>
      <w:szCs w:val="32"/>
    </w:rPr>
  </w:style>
  <w:style w:type="table" w:styleId="af9">
    <w:name w:val="Table Grid"/>
    <w:basedOn w:val="a7"/>
    <w:uiPriority w:val="5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FollowedHyperlink"/>
    <w:uiPriority w:val="99"/>
    <w:semiHidden/>
    <w:unhideWhenUsed/>
    <w:rsid w:val="000C340A"/>
    <w:rPr>
      <w:color w:val="954F72"/>
      <w:u w:val="single"/>
    </w:rPr>
  </w:style>
  <w:style w:type="character" w:styleId="afb">
    <w:name w:val="Hyperlink"/>
    <w:uiPriority w:val="99"/>
    <w:unhideWhenUsed/>
    <w:rsid w:val="000C340A"/>
    <w:rPr>
      <w:color w:val="0000FF"/>
      <w:u w:val="single"/>
    </w:rPr>
  </w:style>
  <w:style w:type="character" w:styleId="afc">
    <w:name w:val="annotation reference"/>
    <w:uiPriority w:val="99"/>
    <w:semiHidden/>
    <w:unhideWhenUsed/>
    <w:rsid w:val="000C340A"/>
    <w:rPr>
      <w:sz w:val="18"/>
      <w:szCs w:val="18"/>
    </w:rPr>
  </w:style>
  <w:style w:type="character" w:styleId="afd">
    <w:name w:val="footnote reference"/>
    <w:uiPriority w:val="99"/>
    <w:semiHidden/>
    <w:unhideWhenUsed/>
    <w:rsid w:val="000C340A"/>
    <w:rPr>
      <w:vertAlign w:val="superscript"/>
    </w:rPr>
  </w:style>
  <w:style w:type="paragraph" w:customStyle="1" w:styleId="afe">
    <w:name w:val="計畫編號"/>
    <w:basedOn w:val="a5"/>
    <w:rsid w:val="000C340A"/>
    <w:pPr>
      <w:ind w:firstLine="561"/>
      <w:jc w:val="right"/>
    </w:pPr>
    <w:rPr>
      <w:b/>
    </w:rPr>
  </w:style>
  <w:style w:type="paragraph" w:customStyle="1" w:styleId="aff">
    <w:name w:val="計畫名稱"/>
    <w:basedOn w:val="a5"/>
    <w:uiPriority w:val="1"/>
    <w:rsid w:val="000C340A"/>
    <w:pPr>
      <w:widowControl/>
      <w:snapToGrid w:val="0"/>
      <w:spacing w:line="240" w:lineRule="auto"/>
      <w:ind w:firstLineChars="0" w:firstLine="0"/>
      <w:jc w:val="center"/>
    </w:pPr>
    <w:rPr>
      <w:b/>
      <w:kern w:val="2"/>
      <w:sz w:val="44"/>
      <w:szCs w:val="28"/>
    </w:rPr>
  </w:style>
  <w:style w:type="paragraph" w:customStyle="1" w:styleId="aff0">
    <w:name w:val="封面編印字樣"/>
    <w:uiPriority w:val="3"/>
    <w:rsid w:val="000C340A"/>
    <w:pPr>
      <w:adjustRightInd w:val="0"/>
      <w:snapToGrid w:val="0"/>
      <w:spacing w:line="360" w:lineRule="auto"/>
      <w:jc w:val="distribute"/>
    </w:pPr>
    <w:rPr>
      <w:b/>
      <w:bCs/>
      <w:kern w:val="2"/>
      <w:sz w:val="36"/>
      <w:szCs w:val="28"/>
    </w:rPr>
  </w:style>
  <w:style w:type="paragraph" w:customStyle="1" w:styleId="aff1">
    <w:name w:val="封面單位資料"/>
    <w:uiPriority w:val="2"/>
    <w:rsid w:val="000C340A"/>
    <w:pPr>
      <w:adjustRightInd w:val="0"/>
      <w:snapToGrid w:val="0"/>
      <w:spacing w:line="360" w:lineRule="auto"/>
      <w:ind w:leftChars="200" w:left="200"/>
    </w:pPr>
    <w:rPr>
      <w:kern w:val="2"/>
      <w:sz w:val="28"/>
    </w:rPr>
  </w:style>
  <w:style w:type="character" w:customStyle="1" w:styleId="ad">
    <w:name w:val="本文縮排 字元"/>
    <w:link w:val="ac"/>
    <w:uiPriority w:val="99"/>
    <w:semiHidden/>
    <w:rPr>
      <w:kern w:val="2"/>
      <w:sz w:val="28"/>
      <w:szCs w:val="28"/>
    </w:rPr>
  </w:style>
  <w:style w:type="character" w:customStyle="1" w:styleId="af">
    <w:name w:val="日期 字元"/>
    <w:link w:val="ae"/>
    <w:uiPriority w:val="99"/>
    <w:semiHidden/>
    <w:rPr>
      <w:sz w:val="28"/>
    </w:rPr>
  </w:style>
  <w:style w:type="paragraph" w:customStyle="1" w:styleId="aff2">
    <w:name w:val="摘要計畫名稱"/>
    <w:basedOn w:val="a5"/>
    <w:uiPriority w:val="4"/>
    <w:rsid w:val="000C340A"/>
    <w:pPr>
      <w:spacing w:beforeLines="50" w:afterLines="50" w:line="240" w:lineRule="auto"/>
      <w:ind w:firstLineChars="0" w:firstLine="0"/>
      <w:jc w:val="center"/>
    </w:pPr>
    <w:rPr>
      <w:b/>
      <w:sz w:val="36"/>
    </w:rPr>
  </w:style>
  <w:style w:type="paragraph" w:customStyle="1" w:styleId="aff3">
    <w:name w:val="摘要"/>
    <w:basedOn w:val="a5"/>
    <w:uiPriority w:val="1"/>
    <w:rsid w:val="000C340A"/>
    <w:pPr>
      <w:ind w:firstLineChars="0" w:firstLine="0"/>
      <w:jc w:val="center"/>
      <w:outlineLvl w:val="0"/>
    </w:pPr>
    <w:rPr>
      <w:b/>
      <w:sz w:val="32"/>
    </w:rPr>
  </w:style>
  <w:style w:type="character" w:customStyle="1" w:styleId="10">
    <w:name w:val="標題 1 字元"/>
    <w:aliases w:val="章標題 字元"/>
    <w:link w:val="1"/>
    <w:uiPriority w:val="4"/>
    <w:rsid w:val="000C340A"/>
    <w:rPr>
      <w:b/>
      <w:snapToGrid w:val="0"/>
      <w:color w:val="000000"/>
      <w:w w:val="0"/>
      <w:sz w:val="36"/>
      <w:szCs w:val="36"/>
    </w:rPr>
  </w:style>
  <w:style w:type="character" w:customStyle="1" w:styleId="21">
    <w:name w:val="標題 2 字元"/>
    <w:aliases w:val="節標題 字元"/>
    <w:link w:val="20"/>
    <w:uiPriority w:val="4"/>
    <w:rsid w:val="000C340A"/>
    <w:rPr>
      <w:rFonts w:cs="新細明體"/>
      <w:b/>
      <w:bCs/>
      <w:sz w:val="32"/>
      <w:szCs w:val="48"/>
    </w:rPr>
  </w:style>
  <w:style w:type="character" w:customStyle="1" w:styleId="31">
    <w:name w:val="標題 3 字元"/>
    <w:aliases w:val="一 字元"/>
    <w:link w:val="3"/>
    <w:uiPriority w:val="4"/>
    <w:rsid w:val="00B9768F"/>
    <w:rPr>
      <w:bCs/>
      <w:sz w:val="28"/>
      <w:szCs w:val="36"/>
    </w:rPr>
  </w:style>
  <w:style w:type="character" w:customStyle="1" w:styleId="40">
    <w:name w:val="標題 4 字元"/>
    <w:aliases w:val="(一) 字元"/>
    <w:link w:val="4"/>
    <w:uiPriority w:val="4"/>
    <w:rsid w:val="00B82785"/>
    <w:rPr>
      <w:rFonts w:cs="新細明體"/>
      <w:sz w:val="28"/>
      <w:szCs w:val="36"/>
    </w:rPr>
  </w:style>
  <w:style w:type="character" w:customStyle="1" w:styleId="50">
    <w:name w:val="標題 5 字元"/>
    <w:aliases w:val="1 字元"/>
    <w:link w:val="5"/>
    <w:uiPriority w:val="4"/>
    <w:rsid w:val="00B9768F"/>
    <w:rPr>
      <w:rFonts w:cs="新細明體"/>
      <w:bCs/>
      <w:sz w:val="28"/>
      <w:szCs w:val="36"/>
    </w:rPr>
  </w:style>
  <w:style w:type="character" w:customStyle="1" w:styleId="60">
    <w:name w:val="標題 6 字元"/>
    <w:aliases w:val="(1) 字元"/>
    <w:link w:val="6"/>
    <w:uiPriority w:val="4"/>
    <w:rsid w:val="00632EFF"/>
    <w:rPr>
      <w:rFonts w:cs="新細明體"/>
      <w:sz w:val="28"/>
      <w:szCs w:val="36"/>
    </w:rPr>
  </w:style>
  <w:style w:type="character" w:customStyle="1" w:styleId="80">
    <w:name w:val="標題 8 字元"/>
    <w:aliases w:val="a 字元"/>
    <w:link w:val="8"/>
    <w:uiPriority w:val="4"/>
    <w:rsid w:val="000C340A"/>
    <w:rPr>
      <w:rFonts w:cs="新細明體"/>
      <w:sz w:val="28"/>
      <w:szCs w:val="36"/>
    </w:rPr>
  </w:style>
  <w:style w:type="character" w:customStyle="1" w:styleId="90">
    <w:name w:val="標題 9 字元"/>
    <w:link w:val="9"/>
    <w:uiPriority w:val="4"/>
    <w:rsid w:val="000C340A"/>
    <w:rPr>
      <w:rFonts w:cs="新細明體"/>
      <w:sz w:val="28"/>
      <w:szCs w:val="24"/>
    </w:rPr>
  </w:style>
  <w:style w:type="paragraph" w:customStyle="1" w:styleId="a3">
    <w:name w:val="參考文獻內文"/>
    <w:basedOn w:val="aa"/>
    <w:uiPriority w:val="1"/>
    <w:rsid w:val="000C340A"/>
    <w:pPr>
      <w:numPr>
        <w:numId w:val="7"/>
      </w:numPr>
      <w:tabs>
        <w:tab w:val="left" w:pos="560"/>
      </w:tabs>
      <w:spacing w:after="0"/>
      <w:ind w:hangingChars="200" w:hanging="200"/>
    </w:pPr>
    <w:rPr>
      <w:rFonts w:hAnsi="標楷體"/>
    </w:rPr>
  </w:style>
  <w:style w:type="paragraph" w:customStyle="1" w:styleId="aff4">
    <w:name w:val="關鍵詞"/>
    <w:basedOn w:val="a5"/>
    <w:rsid w:val="000C340A"/>
    <w:pPr>
      <w:ind w:firstLineChars="0" w:firstLine="0"/>
    </w:pPr>
    <w:rPr>
      <w:rFonts w:hAnsi="標楷體"/>
      <w:b/>
    </w:rPr>
  </w:style>
  <w:style w:type="paragraph" w:customStyle="1" w:styleId="a1">
    <w:name w:val="參考文獻中英文標題"/>
    <w:basedOn w:val="3"/>
    <w:uiPriority w:val="1"/>
    <w:rsid w:val="000C340A"/>
    <w:pPr>
      <w:numPr>
        <w:numId w:val="6"/>
      </w:numPr>
      <w:ind w:left="0" w:firstLine="0"/>
    </w:pPr>
    <w:rPr>
      <w:b/>
    </w:rPr>
  </w:style>
  <w:style w:type="paragraph" w:customStyle="1" w:styleId="aff5">
    <w:name w:val="目次表次圖次參考文獻及附錄"/>
    <w:basedOn w:val="1"/>
    <w:next w:val="a5"/>
    <w:uiPriority w:val="5"/>
    <w:rsid w:val="000C340A"/>
    <w:pPr>
      <w:numPr>
        <w:numId w:val="0"/>
      </w:numPr>
    </w:pPr>
    <w:rPr>
      <w:rFonts w:ascii="標楷體" w:hAnsi="標楷體"/>
      <w:bCs/>
      <w:snapToGrid/>
      <w:color w:val="auto"/>
    </w:rPr>
  </w:style>
  <w:style w:type="character" w:customStyle="1" w:styleId="af5">
    <w:name w:val="頁首 字元"/>
    <w:aliases w:val="頁首單數 字元"/>
    <w:link w:val="af4"/>
    <w:uiPriority w:val="99"/>
    <w:rsid w:val="000C340A"/>
    <w:rPr>
      <w:rFonts w:cs="新細明體"/>
      <w:szCs w:val="24"/>
      <w:u w:val="single"/>
    </w:rPr>
  </w:style>
  <w:style w:type="character" w:customStyle="1" w:styleId="af3">
    <w:name w:val="頁尾 字元"/>
    <w:link w:val="af2"/>
    <w:uiPriority w:val="99"/>
    <w:rsid w:val="000C340A"/>
    <w:rPr>
      <w:rFonts w:cs="新細明體"/>
      <w:szCs w:val="24"/>
    </w:rPr>
  </w:style>
  <w:style w:type="paragraph" w:customStyle="1" w:styleId="aff6">
    <w:name w:val="附錄"/>
    <w:uiPriority w:val="5"/>
    <w:rsid w:val="000C340A"/>
    <w:pPr>
      <w:jc w:val="center"/>
      <w:outlineLvl w:val="0"/>
    </w:pPr>
    <w:rPr>
      <w:b/>
      <w:snapToGrid w:val="0"/>
      <w:color w:val="000000"/>
      <w:w w:val="0"/>
      <w:sz w:val="36"/>
      <w:szCs w:val="36"/>
    </w:rPr>
  </w:style>
  <w:style w:type="character" w:customStyle="1" w:styleId="ab">
    <w:name w:val="本文 字元"/>
    <w:link w:val="aa"/>
    <w:uiPriority w:val="99"/>
    <w:semiHidden/>
    <w:rPr>
      <w:sz w:val="28"/>
    </w:rPr>
  </w:style>
  <w:style w:type="paragraph" w:customStyle="1" w:styleId="12">
    <w:name w:val="附錄標題1"/>
    <w:basedOn w:val="20"/>
    <w:uiPriority w:val="5"/>
    <w:rsid w:val="000C340A"/>
    <w:pPr>
      <w:numPr>
        <w:numId w:val="0"/>
      </w:numPr>
      <w:adjustRightInd/>
      <w:spacing w:beforeLines="50" w:afterLines="50"/>
    </w:pPr>
  </w:style>
  <w:style w:type="character" w:customStyle="1" w:styleId="af1">
    <w:name w:val="註解方塊文字 字元"/>
    <w:link w:val="af0"/>
    <w:uiPriority w:val="99"/>
    <w:semiHidden/>
    <w:rsid w:val="000C340A"/>
    <w:rPr>
      <w:rFonts w:ascii="Cambria" w:eastAsia="新細明體" w:hAnsi="Cambria"/>
      <w:sz w:val="18"/>
      <w:szCs w:val="18"/>
    </w:rPr>
  </w:style>
  <w:style w:type="paragraph" w:customStyle="1" w:styleId="aff7">
    <w:name w:val="圖表標題"/>
    <w:basedOn w:val="a5"/>
    <w:uiPriority w:val="1"/>
    <w:rsid w:val="000C340A"/>
    <w:pPr>
      <w:widowControl/>
      <w:adjustRightInd w:val="0"/>
      <w:snapToGrid w:val="0"/>
      <w:spacing w:beforeLines="50" w:before="190"/>
      <w:ind w:firstLineChars="0" w:firstLine="0"/>
      <w:jc w:val="center"/>
    </w:pPr>
    <w:rPr>
      <w:b/>
      <w:szCs w:val="28"/>
    </w:rPr>
  </w:style>
  <w:style w:type="paragraph" w:customStyle="1" w:styleId="aff8">
    <w:name w:val="目次摘要附錄"/>
    <w:basedOn w:val="1"/>
    <w:next w:val="a5"/>
    <w:uiPriority w:val="5"/>
    <w:rsid w:val="000C340A"/>
    <w:pPr>
      <w:numPr>
        <w:numId w:val="0"/>
      </w:numPr>
    </w:pPr>
    <w:rPr>
      <w:rFonts w:ascii="標楷體" w:hAnsi="標楷體"/>
      <w:bCs/>
      <w:snapToGrid/>
      <w:color w:val="auto"/>
    </w:rPr>
  </w:style>
  <w:style w:type="paragraph" w:customStyle="1" w:styleId="aff9">
    <w:name w:val="註腳說明右上文字"/>
    <w:basedOn w:val="a5"/>
    <w:uiPriority w:val="1"/>
    <w:rsid w:val="000C340A"/>
    <w:rPr>
      <w:color w:val="808080"/>
      <w:vertAlign w:val="superscript"/>
    </w:rPr>
  </w:style>
  <w:style w:type="character" w:customStyle="1" w:styleId="70">
    <w:name w:val="標題 7 字元"/>
    <w:aliases w:val="A 字元"/>
    <w:link w:val="7"/>
    <w:uiPriority w:val="4"/>
    <w:rsid w:val="00B9768F"/>
    <w:rPr>
      <w:rFonts w:cs="新細明體"/>
      <w:bCs/>
      <w:sz w:val="28"/>
      <w:szCs w:val="36"/>
    </w:rPr>
  </w:style>
  <w:style w:type="paragraph" w:customStyle="1" w:styleId="a4">
    <w:name w:val="參考文獻"/>
    <w:basedOn w:val="a5"/>
    <w:rsid w:val="000C340A"/>
    <w:pPr>
      <w:numPr>
        <w:numId w:val="5"/>
      </w:numPr>
      <w:jc w:val="both"/>
    </w:pPr>
    <w:rPr>
      <w:kern w:val="2"/>
      <w:sz w:val="22"/>
      <w:szCs w:val="22"/>
    </w:rPr>
  </w:style>
  <w:style w:type="paragraph" w:customStyle="1" w:styleId="affa">
    <w:name w:val="本文註釋(註腳)說明"/>
    <w:basedOn w:val="a5"/>
    <w:uiPriority w:val="1"/>
    <w:rsid w:val="000C340A"/>
    <w:pPr>
      <w:ind w:left="240" w:hangingChars="100" w:hanging="240"/>
    </w:pPr>
    <w:rPr>
      <w:sz w:val="24"/>
    </w:rPr>
  </w:style>
  <w:style w:type="paragraph" w:customStyle="1" w:styleId="13">
    <w:name w:val="標題1章內文"/>
    <w:basedOn w:val="a5"/>
    <w:uiPriority w:val="1"/>
    <w:rsid w:val="000C340A"/>
  </w:style>
  <w:style w:type="paragraph" w:customStyle="1" w:styleId="23">
    <w:name w:val="標題2節內文"/>
    <w:basedOn w:val="a5"/>
    <w:uiPriority w:val="1"/>
    <w:rsid w:val="000C340A"/>
  </w:style>
  <w:style w:type="paragraph" w:customStyle="1" w:styleId="affb">
    <w:name w:val="表資料來源"/>
    <w:basedOn w:val="a5"/>
    <w:uiPriority w:val="1"/>
    <w:rsid w:val="000C340A"/>
    <w:pPr>
      <w:ind w:firstLineChars="0" w:firstLine="0"/>
    </w:pPr>
    <w:rPr>
      <w:rFonts w:hAnsi="標楷體"/>
      <w:sz w:val="24"/>
    </w:rPr>
  </w:style>
  <w:style w:type="paragraph" w:customStyle="1" w:styleId="41">
    <w:name w:val="標題4內文"/>
    <w:basedOn w:val="a5"/>
    <w:uiPriority w:val="1"/>
    <w:rsid w:val="000C340A"/>
    <w:pPr>
      <w:ind w:leftChars="200" w:left="560"/>
    </w:pPr>
  </w:style>
  <w:style w:type="paragraph" w:customStyle="1" w:styleId="51">
    <w:name w:val="標題5內文"/>
    <w:basedOn w:val="41"/>
    <w:uiPriority w:val="1"/>
    <w:rsid w:val="000C340A"/>
    <w:pPr>
      <w:ind w:leftChars="650" w:left="1820" w:firstLineChars="0" w:firstLine="0"/>
    </w:pPr>
  </w:style>
  <w:style w:type="paragraph" w:customStyle="1" w:styleId="61">
    <w:name w:val="標題6內文"/>
    <w:basedOn w:val="a5"/>
    <w:uiPriority w:val="1"/>
    <w:rsid w:val="000C340A"/>
    <w:pPr>
      <w:ind w:leftChars="850" w:left="2380" w:firstLineChars="0" w:firstLine="0"/>
    </w:pPr>
  </w:style>
  <w:style w:type="paragraph" w:customStyle="1" w:styleId="71">
    <w:name w:val="標題7內文"/>
    <w:basedOn w:val="a5"/>
    <w:uiPriority w:val="1"/>
    <w:rsid w:val="000C340A"/>
    <w:pPr>
      <w:ind w:leftChars="1050" w:left="2940" w:firstLineChars="0" w:firstLine="0"/>
    </w:pPr>
  </w:style>
  <w:style w:type="paragraph" w:customStyle="1" w:styleId="81">
    <w:name w:val="標題8內文"/>
    <w:basedOn w:val="71"/>
    <w:uiPriority w:val="1"/>
    <w:rsid w:val="000C340A"/>
    <w:pPr>
      <w:ind w:leftChars="1200" w:left="3360"/>
    </w:pPr>
  </w:style>
  <w:style w:type="paragraph" w:customStyle="1" w:styleId="affc">
    <w:name w:val="表格置中粗體"/>
    <w:basedOn w:val="a5"/>
    <w:uiPriority w:val="1"/>
    <w:rsid w:val="000C340A"/>
    <w:pPr>
      <w:ind w:firstLineChars="0" w:firstLine="0"/>
      <w:jc w:val="center"/>
    </w:pPr>
    <w:rPr>
      <w:rFonts w:hAnsi="標楷體"/>
      <w:b/>
      <w:bCs/>
    </w:rPr>
  </w:style>
  <w:style w:type="paragraph" w:customStyle="1" w:styleId="affd">
    <w:name w:val="表格置左"/>
    <w:basedOn w:val="a5"/>
    <w:uiPriority w:val="1"/>
    <w:rsid w:val="000C340A"/>
    <w:pPr>
      <w:spacing w:line="480" w:lineRule="exact"/>
      <w:ind w:firstLineChars="0" w:firstLine="0"/>
      <w:jc w:val="both"/>
    </w:pPr>
    <w:rPr>
      <w:rFonts w:hAnsi="標楷體"/>
    </w:rPr>
  </w:style>
  <w:style w:type="paragraph" w:customStyle="1" w:styleId="affe">
    <w:name w:val="表格置中"/>
    <w:basedOn w:val="affd"/>
    <w:uiPriority w:val="1"/>
    <w:rsid w:val="000C340A"/>
    <w:pPr>
      <w:jc w:val="center"/>
    </w:pPr>
  </w:style>
  <w:style w:type="paragraph" w:customStyle="1" w:styleId="afff">
    <w:name w:val="表格置左粗體"/>
    <w:basedOn w:val="affd"/>
    <w:uiPriority w:val="1"/>
    <w:rsid w:val="000C340A"/>
    <w:rPr>
      <w:b/>
      <w:bCs/>
    </w:rPr>
  </w:style>
  <w:style w:type="paragraph" w:customStyle="1" w:styleId="afff0">
    <w:name w:val="表格置右粗體"/>
    <w:basedOn w:val="affd"/>
    <w:uiPriority w:val="1"/>
    <w:rsid w:val="000C340A"/>
    <w:pPr>
      <w:jc w:val="right"/>
    </w:pPr>
    <w:rPr>
      <w:b/>
      <w:bCs/>
    </w:rPr>
  </w:style>
  <w:style w:type="paragraph" w:customStyle="1" w:styleId="afff1">
    <w:name w:val="表格置右"/>
    <w:basedOn w:val="affe"/>
    <w:uiPriority w:val="1"/>
    <w:rsid w:val="000C340A"/>
    <w:pPr>
      <w:jc w:val="right"/>
    </w:pPr>
  </w:style>
  <w:style w:type="paragraph" w:customStyle="1" w:styleId="afff2">
    <w:name w:val="圖表置中"/>
    <w:basedOn w:val="a5"/>
    <w:uiPriority w:val="1"/>
    <w:rsid w:val="000C340A"/>
    <w:pPr>
      <w:ind w:firstLineChars="0" w:firstLine="0"/>
      <w:jc w:val="center"/>
    </w:pPr>
    <w:rPr>
      <w:noProof/>
    </w:rPr>
  </w:style>
  <w:style w:type="paragraph" w:customStyle="1" w:styleId="afff3">
    <w:name w:val="頁首偶數"/>
    <w:basedOn w:val="af4"/>
    <w:uiPriority w:val="1"/>
    <w:rsid w:val="000C340A"/>
    <w:pPr>
      <w:ind w:firstLineChars="0" w:firstLine="0"/>
      <w:jc w:val="left"/>
    </w:pPr>
  </w:style>
  <w:style w:type="paragraph" w:styleId="afff4">
    <w:name w:val="List Paragraph"/>
    <w:basedOn w:val="a5"/>
    <w:uiPriority w:val="99"/>
    <w:qFormat/>
    <w:locked/>
    <w:pPr>
      <w:ind w:leftChars="200" w:left="480"/>
    </w:pPr>
  </w:style>
  <w:style w:type="table" w:styleId="14">
    <w:name w:val="Grid Table 1 Light"/>
    <w:basedOn w:val="a7"/>
    <w:uiPriority w:val="46"/>
    <w:rsid w:val="00D53D40"/>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5">
    <w:name w:val="修訂1"/>
    <w:hidden/>
    <w:uiPriority w:val="99"/>
    <w:semiHidden/>
    <w:qFormat/>
    <w:rPr>
      <w:sz w:val="28"/>
    </w:rPr>
  </w:style>
  <w:style w:type="character" w:customStyle="1" w:styleId="16">
    <w:name w:val="鮮明強調1"/>
    <w:uiPriority w:val="99"/>
    <w:qFormat/>
    <w:locked/>
    <w:rPr>
      <w:i/>
      <w:iCs/>
      <w:color w:val="4472C4"/>
    </w:rPr>
  </w:style>
  <w:style w:type="paragraph" w:customStyle="1" w:styleId="afff5">
    <w:name w:val="表格置中白字"/>
    <w:basedOn w:val="affe"/>
    <w:uiPriority w:val="1"/>
    <w:qFormat/>
    <w:rsid w:val="000C340A"/>
    <w:rPr>
      <w:color w:val="FFFFFF"/>
    </w:rPr>
  </w:style>
  <w:style w:type="paragraph" w:customStyle="1" w:styleId="120">
    <w:name w:val="表格置中12級字"/>
    <w:basedOn w:val="affe"/>
    <w:uiPriority w:val="1"/>
    <w:qFormat/>
    <w:rsid w:val="000C340A"/>
    <w:rPr>
      <w:sz w:val="24"/>
      <w:szCs w:val="22"/>
    </w:rPr>
  </w:style>
  <w:style w:type="paragraph" w:customStyle="1" w:styleId="121">
    <w:name w:val="表格置中白字12級"/>
    <w:basedOn w:val="afff5"/>
    <w:rsid w:val="000C340A"/>
    <w:rPr>
      <w:sz w:val="24"/>
    </w:rPr>
  </w:style>
  <w:style w:type="paragraph" w:customStyle="1" w:styleId="122">
    <w:name w:val="表格置右12級字"/>
    <w:basedOn w:val="afff1"/>
    <w:uiPriority w:val="1"/>
    <w:qFormat/>
    <w:rsid w:val="000C340A"/>
    <w:rPr>
      <w:sz w:val="24"/>
    </w:rPr>
  </w:style>
  <w:style w:type="paragraph" w:customStyle="1" w:styleId="123">
    <w:name w:val="表格置左12級字"/>
    <w:basedOn w:val="affd"/>
    <w:uiPriority w:val="1"/>
    <w:qFormat/>
    <w:rsid w:val="000C340A"/>
    <w:rPr>
      <w:sz w:val="24"/>
    </w:rPr>
  </w:style>
  <w:style w:type="character" w:customStyle="1" w:styleId="17">
    <w:name w:val="未解析的提及1"/>
    <w:uiPriority w:val="99"/>
    <w:semiHidden/>
    <w:unhideWhenUsed/>
    <w:qFormat/>
    <w:locked/>
    <w:rPr>
      <w:color w:val="605E5C"/>
      <w:shd w:val="clear" w:color="auto" w:fill="E1DFDD"/>
    </w:rPr>
  </w:style>
  <w:style w:type="paragraph" w:customStyle="1" w:styleId="afff6">
    <w:name w:val="表格置中 灰色字體"/>
    <w:basedOn w:val="affe"/>
    <w:rsid w:val="000C340A"/>
    <w:rPr>
      <w:color w:val="BFBFBF"/>
    </w:rPr>
  </w:style>
  <w:style w:type="character" w:customStyle="1" w:styleId="af8">
    <w:name w:val="標題 字元"/>
    <w:link w:val="af7"/>
    <w:uiPriority w:val="10"/>
    <w:rsid w:val="000C340A"/>
    <w:rPr>
      <w:b/>
      <w:bCs/>
      <w:sz w:val="32"/>
      <w:szCs w:val="32"/>
    </w:rPr>
  </w:style>
  <w:style w:type="numbering" w:customStyle="1" w:styleId="a2">
    <w:name w:val="清單 項目符號 內文"/>
    <w:basedOn w:val="a8"/>
    <w:uiPriority w:val="99"/>
    <w:rsid w:val="000C340A"/>
    <w:pPr>
      <w:numPr>
        <w:numId w:val="3"/>
      </w:numPr>
    </w:pPr>
  </w:style>
  <w:style w:type="numbering" w:customStyle="1" w:styleId="a0">
    <w:name w:val="清單項目符號"/>
    <w:basedOn w:val="a2"/>
    <w:uiPriority w:val="99"/>
    <w:rsid w:val="000C340A"/>
    <w:pPr>
      <w:numPr>
        <w:numId w:val="4"/>
      </w:numPr>
    </w:pPr>
  </w:style>
  <w:style w:type="paragraph" w:styleId="afff7">
    <w:name w:val="Revision"/>
    <w:hidden/>
    <w:uiPriority w:val="99"/>
    <w:semiHidden/>
    <w:rsid w:val="00831E0F"/>
    <w:rPr>
      <w:rFonts w:cs="新細明體"/>
      <w:sz w:val="28"/>
      <w:szCs w:val="24"/>
    </w:rPr>
  </w:style>
  <w:style w:type="character" w:styleId="afff8">
    <w:name w:val="Unresolved Mention"/>
    <w:uiPriority w:val="99"/>
    <w:semiHidden/>
    <w:unhideWhenUsed/>
    <w:rsid w:val="00D03F3C"/>
    <w:rPr>
      <w:color w:val="605E5C"/>
      <w:shd w:val="clear" w:color="auto" w:fill="E1DFDD"/>
    </w:rPr>
  </w:style>
  <w:style w:type="paragraph" w:styleId="32">
    <w:name w:val="toc 3"/>
    <w:basedOn w:val="a5"/>
    <w:next w:val="a5"/>
    <w:autoRedefine/>
    <w:uiPriority w:val="39"/>
    <w:unhideWhenUsed/>
    <w:rsid w:val="00D03F3C"/>
    <w:pPr>
      <w:ind w:leftChars="400" w:left="960"/>
    </w:pPr>
  </w:style>
  <w:style w:type="character" w:styleId="afff9">
    <w:name w:val="Intense Emphasis"/>
    <w:uiPriority w:val="99"/>
    <w:qFormat/>
    <w:rsid w:val="00501636"/>
    <w:rPr>
      <w:i/>
      <w:iCs/>
      <w:color w:val="4472C4"/>
    </w:rPr>
  </w:style>
  <w:style w:type="paragraph" w:customStyle="1" w:styleId="124">
    <w:name w:val="表格置中12級字粗體"/>
    <w:basedOn w:val="120"/>
    <w:uiPriority w:val="1"/>
    <w:qFormat/>
    <w:rsid w:val="005A3C48"/>
    <w:rPr>
      <w:b/>
      <w:bCs/>
    </w:rPr>
  </w:style>
  <w:style w:type="table" w:styleId="24">
    <w:name w:val="Plain Table 2"/>
    <w:basedOn w:val="a7"/>
    <w:uiPriority w:val="42"/>
    <w:rsid w:val="007A7C6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afffa">
    <w:name w:val="Grid Table Light"/>
    <w:basedOn w:val="a7"/>
    <w:uiPriority w:val="40"/>
    <w:rsid w:val="007A7C6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52">
    <w:name w:val="樣式 標題5內文 + 左右對齊"/>
    <w:basedOn w:val="51"/>
    <w:rsid w:val="00B9768F"/>
    <w:pPr>
      <w:ind w:leftChars="0" w:left="1474"/>
      <w:jc w:val="both"/>
    </w:pPr>
    <w:rPr>
      <w:szCs w:val="20"/>
    </w:rPr>
  </w:style>
  <w:style w:type="character" w:styleId="afffb">
    <w:name w:val="Strong"/>
    <w:basedOn w:val="a6"/>
    <w:uiPriority w:val="22"/>
    <w:qFormat/>
    <w:locked/>
    <w:rsid w:val="006B1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322283">
      <w:bodyDiv w:val="1"/>
      <w:marLeft w:val="0"/>
      <w:marRight w:val="0"/>
      <w:marTop w:val="0"/>
      <w:marBottom w:val="0"/>
      <w:divBdr>
        <w:top w:val="none" w:sz="0" w:space="0" w:color="auto"/>
        <w:left w:val="none" w:sz="0" w:space="0" w:color="auto"/>
        <w:bottom w:val="none" w:sz="0" w:space="0" w:color="auto"/>
        <w:right w:val="none" w:sz="0" w:space="0" w:color="auto"/>
      </w:divBdr>
    </w:div>
    <w:div w:id="373894276">
      <w:bodyDiv w:val="1"/>
      <w:marLeft w:val="0"/>
      <w:marRight w:val="0"/>
      <w:marTop w:val="0"/>
      <w:marBottom w:val="0"/>
      <w:divBdr>
        <w:top w:val="none" w:sz="0" w:space="0" w:color="auto"/>
        <w:left w:val="none" w:sz="0" w:space="0" w:color="auto"/>
        <w:bottom w:val="none" w:sz="0" w:space="0" w:color="auto"/>
        <w:right w:val="none" w:sz="0" w:space="0" w:color="auto"/>
      </w:divBdr>
    </w:div>
    <w:div w:id="606737399">
      <w:bodyDiv w:val="1"/>
      <w:marLeft w:val="0"/>
      <w:marRight w:val="0"/>
      <w:marTop w:val="0"/>
      <w:marBottom w:val="0"/>
      <w:divBdr>
        <w:top w:val="none" w:sz="0" w:space="0" w:color="auto"/>
        <w:left w:val="none" w:sz="0" w:space="0" w:color="auto"/>
        <w:bottom w:val="none" w:sz="0" w:space="0" w:color="auto"/>
        <w:right w:val="none" w:sz="0" w:space="0" w:color="auto"/>
      </w:divBdr>
    </w:div>
    <w:div w:id="748498972">
      <w:bodyDiv w:val="1"/>
      <w:marLeft w:val="0"/>
      <w:marRight w:val="0"/>
      <w:marTop w:val="0"/>
      <w:marBottom w:val="0"/>
      <w:divBdr>
        <w:top w:val="none" w:sz="0" w:space="0" w:color="auto"/>
        <w:left w:val="none" w:sz="0" w:space="0" w:color="auto"/>
        <w:bottom w:val="none" w:sz="0" w:space="0" w:color="auto"/>
        <w:right w:val="none" w:sz="0" w:space="0" w:color="auto"/>
      </w:divBdr>
    </w:div>
    <w:div w:id="784883998">
      <w:bodyDiv w:val="1"/>
      <w:marLeft w:val="0"/>
      <w:marRight w:val="0"/>
      <w:marTop w:val="0"/>
      <w:marBottom w:val="0"/>
      <w:divBdr>
        <w:top w:val="none" w:sz="0" w:space="0" w:color="auto"/>
        <w:left w:val="none" w:sz="0" w:space="0" w:color="auto"/>
        <w:bottom w:val="none" w:sz="0" w:space="0" w:color="auto"/>
        <w:right w:val="none" w:sz="0" w:space="0" w:color="auto"/>
      </w:divBdr>
    </w:div>
    <w:div w:id="895819107">
      <w:bodyDiv w:val="1"/>
      <w:marLeft w:val="0"/>
      <w:marRight w:val="0"/>
      <w:marTop w:val="0"/>
      <w:marBottom w:val="0"/>
      <w:divBdr>
        <w:top w:val="none" w:sz="0" w:space="0" w:color="auto"/>
        <w:left w:val="none" w:sz="0" w:space="0" w:color="auto"/>
        <w:bottom w:val="none" w:sz="0" w:space="0" w:color="auto"/>
        <w:right w:val="none" w:sz="0" w:space="0" w:color="auto"/>
      </w:divBdr>
      <w:divsChild>
        <w:div w:id="267398995">
          <w:marLeft w:val="0"/>
          <w:marRight w:val="0"/>
          <w:marTop w:val="0"/>
          <w:marBottom w:val="0"/>
          <w:divBdr>
            <w:top w:val="none" w:sz="0" w:space="0" w:color="auto"/>
            <w:left w:val="none" w:sz="0" w:space="0" w:color="auto"/>
            <w:bottom w:val="none" w:sz="0" w:space="0" w:color="auto"/>
            <w:right w:val="none" w:sz="0" w:space="0" w:color="auto"/>
          </w:divBdr>
          <w:divsChild>
            <w:div w:id="1346592501">
              <w:marLeft w:val="0"/>
              <w:marRight w:val="0"/>
              <w:marTop w:val="0"/>
              <w:marBottom w:val="0"/>
              <w:divBdr>
                <w:top w:val="none" w:sz="0" w:space="0" w:color="auto"/>
                <w:left w:val="none" w:sz="0" w:space="0" w:color="auto"/>
                <w:bottom w:val="none" w:sz="0" w:space="0" w:color="auto"/>
                <w:right w:val="none" w:sz="0" w:space="0" w:color="auto"/>
              </w:divBdr>
              <w:divsChild>
                <w:div w:id="387147271">
                  <w:marLeft w:val="0"/>
                  <w:marRight w:val="0"/>
                  <w:marTop w:val="0"/>
                  <w:marBottom w:val="0"/>
                  <w:divBdr>
                    <w:top w:val="none" w:sz="0" w:space="0" w:color="auto"/>
                    <w:left w:val="none" w:sz="0" w:space="0" w:color="auto"/>
                    <w:bottom w:val="none" w:sz="0" w:space="0" w:color="auto"/>
                    <w:right w:val="none" w:sz="0" w:space="0" w:color="auto"/>
                  </w:divBdr>
                </w:div>
                <w:div w:id="18638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736">
          <w:marLeft w:val="0"/>
          <w:marRight w:val="0"/>
          <w:marTop w:val="0"/>
          <w:marBottom w:val="0"/>
          <w:divBdr>
            <w:top w:val="none" w:sz="0" w:space="0" w:color="auto"/>
            <w:left w:val="none" w:sz="0" w:space="0" w:color="auto"/>
            <w:bottom w:val="none" w:sz="0" w:space="0" w:color="auto"/>
            <w:right w:val="none" w:sz="0" w:space="0" w:color="auto"/>
          </w:divBdr>
          <w:divsChild>
            <w:div w:id="1079596162">
              <w:marLeft w:val="0"/>
              <w:marRight w:val="0"/>
              <w:marTop w:val="0"/>
              <w:marBottom w:val="0"/>
              <w:divBdr>
                <w:top w:val="none" w:sz="0" w:space="0" w:color="auto"/>
                <w:left w:val="none" w:sz="0" w:space="0" w:color="auto"/>
                <w:bottom w:val="none" w:sz="0" w:space="0" w:color="auto"/>
                <w:right w:val="none" w:sz="0" w:space="0" w:color="auto"/>
              </w:divBdr>
              <w:divsChild>
                <w:div w:id="6788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4880">
          <w:marLeft w:val="0"/>
          <w:marRight w:val="0"/>
          <w:marTop w:val="0"/>
          <w:marBottom w:val="0"/>
          <w:divBdr>
            <w:top w:val="none" w:sz="0" w:space="0" w:color="auto"/>
            <w:left w:val="none" w:sz="0" w:space="0" w:color="auto"/>
            <w:bottom w:val="none" w:sz="0" w:space="0" w:color="auto"/>
            <w:right w:val="none" w:sz="0" w:space="0" w:color="auto"/>
          </w:divBdr>
          <w:divsChild>
            <w:div w:id="1678075259">
              <w:marLeft w:val="0"/>
              <w:marRight w:val="0"/>
              <w:marTop w:val="0"/>
              <w:marBottom w:val="0"/>
              <w:divBdr>
                <w:top w:val="none" w:sz="0" w:space="0" w:color="auto"/>
                <w:left w:val="none" w:sz="0" w:space="0" w:color="auto"/>
                <w:bottom w:val="none" w:sz="0" w:space="0" w:color="auto"/>
                <w:right w:val="none" w:sz="0" w:space="0" w:color="auto"/>
              </w:divBdr>
              <w:divsChild>
                <w:div w:id="3504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17">
          <w:marLeft w:val="0"/>
          <w:marRight w:val="0"/>
          <w:marTop w:val="0"/>
          <w:marBottom w:val="0"/>
          <w:divBdr>
            <w:top w:val="none" w:sz="0" w:space="0" w:color="auto"/>
            <w:left w:val="none" w:sz="0" w:space="0" w:color="auto"/>
            <w:bottom w:val="none" w:sz="0" w:space="0" w:color="auto"/>
            <w:right w:val="none" w:sz="0" w:space="0" w:color="auto"/>
          </w:divBdr>
          <w:divsChild>
            <w:div w:id="645161706">
              <w:marLeft w:val="0"/>
              <w:marRight w:val="0"/>
              <w:marTop w:val="0"/>
              <w:marBottom w:val="0"/>
              <w:divBdr>
                <w:top w:val="none" w:sz="0" w:space="0" w:color="auto"/>
                <w:left w:val="none" w:sz="0" w:space="0" w:color="auto"/>
                <w:bottom w:val="none" w:sz="0" w:space="0" w:color="auto"/>
                <w:right w:val="none" w:sz="0" w:space="0" w:color="auto"/>
              </w:divBdr>
              <w:divsChild>
                <w:div w:id="3802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266">
          <w:marLeft w:val="0"/>
          <w:marRight w:val="0"/>
          <w:marTop w:val="0"/>
          <w:marBottom w:val="0"/>
          <w:divBdr>
            <w:top w:val="none" w:sz="0" w:space="0" w:color="auto"/>
            <w:left w:val="none" w:sz="0" w:space="0" w:color="auto"/>
            <w:bottom w:val="none" w:sz="0" w:space="0" w:color="auto"/>
            <w:right w:val="none" w:sz="0" w:space="0" w:color="auto"/>
          </w:divBdr>
          <w:divsChild>
            <w:div w:id="570390291">
              <w:marLeft w:val="0"/>
              <w:marRight w:val="0"/>
              <w:marTop w:val="0"/>
              <w:marBottom w:val="0"/>
              <w:divBdr>
                <w:top w:val="none" w:sz="0" w:space="0" w:color="auto"/>
                <w:left w:val="none" w:sz="0" w:space="0" w:color="auto"/>
                <w:bottom w:val="none" w:sz="0" w:space="0" w:color="auto"/>
                <w:right w:val="none" w:sz="0" w:space="0" w:color="auto"/>
              </w:divBdr>
              <w:divsChild>
                <w:div w:id="13908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78569">
          <w:marLeft w:val="0"/>
          <w:marRight w:val="0"/>
          <w:marTop w:val="0"/>
          <w:marBottom w:val="0"/>
          <w:divBdr>
            <w:top w:val="none" w:sz="0" w:space="0" w:color="auto"/>
            <w:left w:val="none" w:sz="0" w:space="0" w:color="auto"/>
            <w:bottom w:val="none" w:sz="0" w:space="0" w:color="auto"/>
            <w:right w:val="none" w:sz="0" w:space="0" w:color="auto"/>
          </w:divBdr>
          <w:divsChild>
            <w:div w:id="1390034557">
              <w:marLeft w:val="0"/>
              <w:marRight w:val="0"/>
              <w:marTop w:val="0"/>
              <w:marBottom w:val="0"/>
              <w:divBdr>
                <w:top w:val="none" w:sz="0" w:space="0" w:color="auto"/>
                <w:left w:val="none" w:sz="0" w:space="0" w:color="auto"/>
                <w:bottom w:val="none" w:sz="0" w:space="0" w:color="auto"/>
                <w:right w:val="none" w:sz="0" w:space="0" w:color="auto"/>
              </w:divBdr>
              <w:divsChild>
                <w:div w:id="4964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40000">
          <w:marLeft w:val="0"/>
          <w:marRight w:val="0"/>
          <w:marTop w:val="0"/>
          <w:marBottom w:val="0"/>
          <w:divBdr>
            <w:top w:val="none" w:sz="0" w:space="0" w:color="auto"/>
            <w:left w:val="none" w:sz="0" w:space="0" w:color="auto"/>
            <w:bottom w:val="none" w:sz="0" w:space="0" w:color="auto"/>
            <w:right w:val="none" w:sz="0" w:space="0" w:color="auto"/>
          </w:divBdr>
          <w:divsChild>
            <w:div w:id="2090079997">
              <w:marLeft w:val="0"/>
              <w:marRight w:val="0"/>
              <w:marTop w:val="0"/>
              <w:marBottom w:val="0"/>
              <w:divBdr>
                <w:top w:val="none" w:sz="0" w:space="0" w:color="auto"/>
                <w:left w:val="none" w:sz="0" w:space="0" w:color="auto"/>
                <w:bottom w:val="none" w:sz="0" w:space="0" w:color="auto"/>
                <w:right w:val="none" w:sz="0" w:space="0" w:color="auto"/>
              </w:divBdr>
              <w:divsChild>
                <w:div w:id="964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669568">
      <w:bodyDiv w:val="1"/>
      <w:marLeft w:val="0"/>
      <w:marRight w:val="0"/>
      <w:marTop w:val="0"/>
      <w:marBottom w:val="0"/>
      <w:divBdr>
        <w:top w:val="none" w:sz="0" w:space="0" w:color="auto"/>
        <w:left w:val="none" w:sz="0" w:space="0" w:color="auto"/>
        <w:bottom w:val="none" w:sz="0" w:space="0" w:color="auto"/>
        <w:right w:val="none" w:sz="0" w:space="0" w:color="auto"/>
      </w:divBdr>
    </w:div>
    <w:div w:id="1267733117">
      <w:bodyDiv w:val="1"/>
      <w:marLeft w:val="0"/>
      <w:marRight w:val="0"/>
      <w:marTop w:val="0"/>
      <w:marBottom w:val="0"/>
      <w:divBdr>
        <w:top w:val="none" w:sz="0" w:space="0" w:color="auto"/>
        <w:left w:val="none" w:sz="0" w:space="0" w:color="auto"/>
        <w:bottom w:val="none" w:sz="0" w:space="0" w:color="auto"/>
        <w:right w:val="none" w:sz="0" w:space="0" w:color="auto"/>
      </w:divBdr>
    </w:div>
    <w:div w:id="1366903162">
      <w:bodyDiv w:val="1"/>
      <w:marLeft w:val="0"/>
      <w:marRight w:val="0"/>
      <w:marTop w:val="0"/>
      <w:marBottom w:val="0"/>
      <w:divBdr>
        <w:top w:val="none" w:sz="0" w:space="0" w:color="auto"/>
        <w:left w:val="none" w:sz="0" w:space="0" w:color="auto"/>
        <w:bottom w:val="none" w:sz="0" w:space="0" w:color="auto"/>
        <w:right w:val="none" w:sz="0" w:space="0" w:color="auto"/>
      </w:divBdr>
    </w:div>
    <w:div w:id="1524590459">
      <w:bodyDiv w:val="1"/>
      <w:marLeft w:val="0"/>
      <w:marRight w:val="0"/>
      <w:marTop w:val="0"/>
      <w:marBottom w:val="0"/>
      <w:divBdr>
        <w:top w:val="none" w:sz="0" w:space="0" w:color="auto"/>
        <w:left w:val="none" w:sz="0" w:space="0" w:color="auto"/>
        <w:bottom w:val="none" w:sz="0" w:space="0" w:color="auto"/>
        <w:right w:val="none" w:sz="0" w:space="0" w:color="auto"/>
      </w:divBdr>
    </w:div>
    <w:div w:id="1746485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4.jpeg"/><Relationship Id="rId68"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image" Target="media/image36.png"/><Relationship Id="rId58" Type="http://schemas.openxmlformats.org/officeDocument/2006/relationships/image" Target="media/image39.jpeg"/><Relationship Id="rId66" Type="http://schemas.openxmlformats.org/officeDocument/2006/relationships/header" Target="header8.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header" Target="header7.xml"/><Relationship Id="rId64" Type="http://schemas.openxmlformats.org/officeDocument/2006/relationships/image" Target="media/image45.jpeg"/><Relationship Id="rId69"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34.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header" Target="header9.xml"/><Relationship Id="rId20" Type="http://schemas.openxmlformats.org/officeDocument/2006/relationships/footer" Target="footer5.xml"/><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3.jpeg"/><Relationship Id="rId7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jpeg"/><Relationship Id="rId65" Type="http://schemas.openxmlformats.org/officeDocument/2006/relationships/image" Target="media/image46.jpeg"/><Relationship Id="rId73"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jpeg"/><Relationship Id="rId55"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footer" Target="footer6.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FD05CF-AA01-436A-9E34-644603588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60</Pages>
  <Words>4137</Words>
  <Characters>23586</Characters>
  <Application>Microsoft Office Word</Application>
  <DocSecurity>0</DocSecurity>
  <Lines>196</Lines>
  <Paragraphs>55</Paragraphs>
  <ScaleCrop>false</ScaleCrop>
  <Company/>
  <LinksUpToDate>false</LinksUpToDate>
  <CharactersWithSpaces>27668</CharactersWithSpaces>
  <SharedDoc>false</SharedDoc>
  <HLinks>
    <vt:vector size="360" baseType="variant">
      <vt:variant>
        <vt:i4>1835071</vt:i4>
      </vt:variant>
      <vt:variant>
        <vt:i4>416</vt:i4>
      </vt:variant>
      <vt:variant>
        <vt:i4>0</vt:i4>
      </vt:variant>
      <vt:variant>
        <vt:i4>5</vt:i4>
      </vt:variant>
      <vt:variant>
        <vt:lpwstr/>
      </vt:variant>
      <vt:variant>
        <vt:lpwstr>_Toc131786797</vt:lpwstr>
      </vt:variant>
      <vt:variant>
        <vt:i4>1835071</vt:i4>
      </vt:variant>
      <vt:variant>
        <vt:i4>410</vt:i4>
      </vt:variant>
      <vt:variant>
        <vt:i4>0</vt:i4>
      </vt:variant>
      <vt:variant>
        <vt:i4>5</vt:i4>
      </vt:variant>
      <vt:variant>
        <vt:lpwstr/>
      </vt:variant>
      <vt:variant>
        <vt:lpwstr>_Toc131786796</vt:lpwstr>
      </vt:variant>
      <vt:variant>
        <vt:i4>1835071</vt:i4>
      </vt:variant>
      <vt:variant>
        <vt:i4>404</vt:i4>
      </vt:variant>
      <vt:variant>
        <vt:i4>0</vt:i4>
      </vt:variant>
      <vt:variant>
        <vt:i4>5</vt:i4>
      </vt:variant>
      <vt:variant>
        <vt:lpwstr/>
      </vt:variant>
      <vt:variant>
        <vt:lpwstr>_Toc131786795</vt:lpwstr>
      </vt:variant>
      <vt:variant>
        <vt:i4>1835071</vt:i4>
      </vt:variant>
      <vt:variant>
        <vt:i4>398</vt:i4>
      </vt:variant>
      <vt:variant>
        <vt:i4>0</vt:i4>
      </vt:variant>
      <vt:variant>
        <vt:i4>5</vt:i4>
      </vt:variant>
      <vt:variant>
        <vt:lpwstr/>
      </vt:variant>
      <vt:variant>
        <vt:lpwstr>_Toc131786794</vt:lpwstr>
      </vt:variant>
      <vt:variant>
        <vt:i4>1835071</vt:i4>
      </vt:variant>
      <vt:variant>
        <vt:i4>392</vt:i4>
      </vt:variant>
      <vt:variant>
        <vt:i4>0</vt:i4>
      </vt:variant>
      <vt:variant>
        <vt:i4>5</vt:i4>
      </vt:variant>
      <vt:variant>
        <vt:lpwstr/>
      </vt:variant>
      <vt:variant>
        <vt:lpwstr>_Toc131786793</vt:lpwstr>
      </vt:variant>
      <vt:variant>
        <vt:i4>1835071</vt:i4>
      </vt:variant>
      <vt:variant>
        <vt:i4>386</vt:i4>
      </vt:variant>
      <vt:variant>
        <vt:i4>0</vt:i4>
      </vt:variant>
      <vt:variant>
        <vt:i4>5</vt:i4>
      </vt:variant>
      <vt:variant>
        <vt:lpwstr/>
      </vt:variant>
      <vt:variant>
        <vt:lpwstr>_Toc131786792</vt:lpwstr>
      </vt:variant>
      <vt:variant>
        <vt:i4>1835071</vt:i4>
      </vt:variant>
      <vt:variant>
        <vt:i4>380</vt:i4>
      </vt:variant>
      <vt:variant>
        <vt:i4>0</vt:i4>
      </vt:variant>
      <vt:variant>
        <vt:i4>5</vt:i4>
      </vt:variant>
      <vt:variant>
        <vt:lpwstr/>
      </vt:variant>
      <vt:variant>
        <vt:lpwstr>_Toc131786791</vt:lpwstr>
      </vt:variant>
      <vt:variant>
        <vt:i4>1835071</vt:i4>
      </vt:variant>
      <vt:variant>
        <vt:i4>374</vt:i4>
      </vt:variant>
      <vt:variant>
        <vt:i4>0</vt:i4>
      </vt:variant>
      <vt:variant>
        <vt:i4>5</vt:i4>
      </vt:variant>
      <vt:variant>
        <vt:lpwstr/>
      </vt:variant>
      <vt:variant>
        <vt:lpwstr>_Toc131786790</vt:lpwstr>
      </vt:variant>
      <vt:variant>
        <vt:i4>1900607</vt:i4>
      </vt:variant>
      <vt:variant>
        <vt:i4>368</vt:i4>
      </vt:variant>
      <vt:variant>
        <vt:i4>0</vt:i4>
      </vt:variant>
      <vt:variant>
        <vt:i4>5</vt:i4>
      </vt:variant>
      <vt:variant>
        <vt:lpwstr/>
      </vt:variant>
      <vt:variant>
        <vt:lpwstr>_Toc131786789</vt:lpwstr>
      </vt:variant>
      <vt:variant>
        <vt:i4>1900607</vt:i4>
      </vt:variant>
      <vt:variant>
        <vt:i4>362</vt:i4>
      </vt:variant>
      <vt:variant>
        <vt:i4>0</vt:i4>
      </vt:variant>
      <vt:variant>
        <vt:i4>5</vt:i4>
      </vt:variant>
      <vt:variant>
        <vt:lpwstr/>
      </vt:variant>
      <vt:variant>
        <vt:lpwstr>_Toc131786788</vt:lpwstr>
      </vt:variant>
      <vt:variant>
        <vt:i4>1900607</vt:i4>
      </vt:variant>
      <vt:variant>
        <vt:i4>356</vt:i4>
      </vt:variant>
      <vt:variant>
        <vt:i4>0</vt:i4>
      </vt:variant>
      <vt:variant>
        <vt:i4>5</vt:i4>
      </vt:variant>
      <vt:variant>
        <vt:lpwstr/>
      </vt:variant>
      <vt:variant>
        <vt:lpwstr>_Toc131786787</vt:lpwstr>
      </vt:variant>
      <vt:variant>
        <vt:i4>1900607</vt:i4>
      </vt:variant>
      <vt:variant>
        <vt:i4>350</vt:i4>
      </vt:variant>
      <vt:variant>
        <vt:i4>0</vt:i4>
      </vt:variant>
      <vt:variant>
        <vt:i4>5</vt:i4>
      </vt:variant>
      <vt:variant>
        <vt:lpwstr/>
      </vt:variant>
      <vt:variant>
        <vt:lpwstr>_Toc131786786</vt:lpwstr>
      </vt:variant>
      <vt:variant>
        <vt:i4>1900607</vt:i4>
      </vt:variant>
      <vt:variant>
        <vt:i4>344</vt:i4>
      </vt:variant>
      <vt:variant>
        <vt:i4>0</vt:i4>
      </vt:variant>
      <vt:variant>
        <vt:i4>5</vt:i4>
      </vt:variant>
      <vt:variant>
        <vt:lpwstr/>
      </vt:variant>
      <vt:variant>
        <vt:lpwstr>_Toc131786785</vt:lpwstr>
      </vt:variant>
      <vt:variant>
        <vt:i4>1900607</vt:i4>
      </vt:variant>
      <vt:variant>
        <vt:i4>338</vt:i4>
      </vt:variant>
      <vt:variant>
        <vt:i4>0</vt:i4>
      </vt:variant>
      <vt:variant>
        <vt:i4>5</vt:i4>
      </vt:variant>
      <vt:variant>
        <vt:lpwstr/>
      </vt:variant>
      <vt:variant>
        <vt:lpwstr>_Toc131786784</vt:lpwstr>
      </vt:variant>
      <vt:variant>
        <vt:i4>1900607</vt:i4>
      </vt:variant>
      <vt:variant>
        <vt:i4>332</vt:i4>
      </vt:variant>
      <vt:variant>
        <vt:i4>0</vt:i4>
      </vt:variant>
      <vt:variant>
        <vt:i4>5</vt:i4>
      </vt:variant>
      <vt:variant>
        <vt:lpwstr/>
      </vt:variant>
      <vt:variant>
        <vt:lpwstr>_Toc131786783</vt:lpwstr>
      </vt:variant>
      <vt:variant>
        <vt:i4>1900607</vt:i4>
      </vt:variant>
      <vt:variant>
        <vt:i4>326</vt:i4>
      </vt:variant>
      <vt:variant>
        <vt:i4>0</vt:i4>
      </vt:variant>
      <vt:variant>
        <vt:i4>5</vt:i4>
      </vt:variant>
      <vt:variant>
        <vt:lpwstr/>
      </vt:variant>
      <vt:variant>
        <vt:lpwstr>_Toc131786782</vt:lpwstr>
      </vt:variant>
      <vt:variant>
        <vt:i4>1900607</vt:i4>
      </vt:variant>
      <vt:variant>
        <vt:i4>317</vt:i4>
      </vt:variant>
      <vt:variant>
        <vt:i4>0</vt:i4>
      </vt:variant>
      <vt:variant>
        <vt:i4>5</vt:i4>
      </vt:variant>
      <vt:variant>
        <vt:lpwstr/>
      </vt:variant>
      <vt:variant>
        <vt:lpwstr>_Toc131786781</vt:lpwstr>
      </vt:variant>
      <vt:variant>
        <vt:i4>1900607</vt:i4>
      </vt:variant>
      <vt:variant>
        <vt:i4>311</vt:i4>
      </vt:variant>
      <vt:variant>
        <vt:i4>0</vt:i4>
      </vt:variant>
      <vt:variant>
        <vt:i4>5</vt:i4>
      </vt:variant>
      <vt:variant>
        <vt:lpwstr/>
      </vt:variant>
      <vt:variant>
        <vt:lpwstr>_Toc131786780</vt:lpwstr>
      </vt:variant>
      <vt:variant>
        <vt:i4>1179711</vt:i4>
      </vt:variant>
      <vt:variant>
        <vt:i4>305</vt:i4>
      </vt:variant>
      <vt:variant>
        <vt:i4>0</vt:i4>
      </vt:variant>
      <vt:variant>
        <vt:i4>5</vt:i4>
      </vt:variant>
      <vt:variant>
        <vt:lpwstr/>
      </vt:variant>
      <vt:variant>
        <vt:lpwstr>_Toc131786779</vt:lpwstr>
      </vt:variant>
      <vt:variant>
        <vt:i4>1179711</vt:i4>
      </vt:variant>
      <vt:variant>
        <vt:i4>299</vt:i4>
      </vt:variant>
      <vt:variant>
        <vt:i4>0</vt:i4>
      </vt:variant>
      <vt:variant>
        <vt:i4>5</vt:i4>
      </vt:variant>
      <vt:variant>
        <vt:lpwstr/>
      </vt:variant>
      <vt:variant>
        <vt:lpwstr>_Toc131786778</vt:lpwstr>
      </vt:variant>
      <vt:variant>
        <vt:i4>1179711</vt:i4>
      </vt:variant>
      <vt:variant>
        <vt:i4>293</vt:i4>
      </vt:variant>
      <vt:variant>
        <vt:i4>0</vt:i4>
      </vt:variant>
      <vt:variant>
        <vt:i4>5</vt:i4>
      </vt:variant>
      <vt:variant>
        <vt:lpwstr/>
      </vt:variant>
      <vt:variant>
        <vt:lpwstr>_Toc131786777</vt:lpwstr>
      </vt:variant>
      <vt:variant>
        <vt:i4>1179711</vt:i4>
      </vt:variant>
      <vt:variant>
        <vt:i4>287</vt:i4>
      </vt:variant>
      <vt:variant>
        <vt:i4>0</vt:i4>
      </vt:variant>
      <vt:variant>
        <vt:i4>5</vt:i4>
      </vt:variant>
      <vt:variant>
        <vt:lpwstr/>
      </vt:variant>
      <vt:variant>
        <vt:lpwstr>_Toc131786776</vt:lpwstr>
      </vt:variant>
      <vt:variant>
        <vt:i4>1179711</vt:i4>
      </vt:variant>
      <vt:variant>
        <vt:i4>281</vt:i4>
      </vt:variant>
      <vt:variant>
        <vt:i4>0</vt:i4>
      </vt:variant>
      <vt:variant>
        <vt:i4>5</vt:i4>
      </vt:variant>
      <vt:variant>
        <vt:lpwstr/>
      </vt:variant>
      <vt:variant>
        <vt:lpwstr>_Toc131786775</vt:lpwstr>
      </vt:variant>
      <vt:variant>
        <vt:i4>1179711</vt:i4>
      </vt:variant>
      <vt:variant>
        <vt:i4>275</vt:i4>
      </vt:variant>
      <vt:variant>
        <vt:i4>0</vt:i4>
      </vt:variant>
      <vt:variant>
        <vt:i4>5</vt:i4>
      </vt:variant>
      <vt:variant>
        <vt:lpwstr/>
      </vt:variant>
      <vt:variant>
        <vt:lpwstr>_Toc131786774</vt:lpwstr>
      </vt:variant>
      <vt:variant>
        <vt:i4>1179711</vt:i4>
      </vt:variant>
      <vt:variant>
        <vt:i4>269</vt:i4>
      </vt:variant>
      <vt:variant>
        <vt:i4>0</vt:i4>
      </vt:variant>
      <vt:variant>
        <vt:i4>5</vt:i4>
      </vt:variant>
      <vt:variant>
        <vt:lpwstr/>
      </vt:variant>
      <vt:variant>
        <vt:lpwstr>_Toc131786773</vt:lpwstr>
      </vt:variant>
      <vt:variant>
        <vt:i4>1179711</vt:i4>
      </vt:variant>
      <vt:variant>
        <vt:i4>263</vt:i4>
      </vt:variant>
      <vt:variant>
        <vt:i4>0</vt:i4>
      </vt:variant>
      <vt:variant>
        <vt:i4>5</vt:i4>
      </vt:variant>
      <vt:variant>
        <vt:lpwstr/>
      </vt:variant>
      <vt:variant>
        <vt:lpwstr>_Toc131786772</vt:lpwstr>
      </vt:variant>
      <vt:variant>
        <vt:i4>1179711</vt:i4>
      </vt:variant>
      <vt:variant>
        <vt:i4>257</vt:i4>
      </vt:variant>
      <vt:variant>
        <vt:i4>0</vt:i4>
      </vt:variant>
      <vt:variant>
        <vt:i4>5</vt:i4>
      </vt:variant>
      <vt:variant>
        <vt:lpwstr/>
      </vt:variant>
      <vt:variant>
        <vt:lpwstr>_Toc131786771</vt:lpwstr>
      </vt:variant>
      <vt:variant>
        <vt:i4>1179711</vt:i4>
      </vt:variant>
      <vt:variant>
        <vt:i4>251</vt:i4>
      </vt:variant>
      <vt:variant>
        <vt:i4>0</vt:i4>
      </vt:variant>
      <vt:variant>
        <vt:i4>5</vt:i4>
      </vt:variant>
      <vt:variant>
        <vt:lpwstr/>
      </vt:variant>
      <vt:variant>
        <vt:lpwstr>_Toc131786770</vt:lpwstr>
      </vt:variant>
      <vt:variant>
        <vt:i4>1245247</vt:i4>
      </vt:variant>
      <vt:variant>
        <vt:i4>245</vt:i4>
      </vt:variant>
      <vt:variant>
        <vt:i4>0</vt:i4>
      </vt:variant>
      <vt:variant>
        <vt:i4>5</vt:i4>
      </vt:variant>
      <vt:variant>
        <vt:lpwstr/>
      </vt:variant>
      <vt:variant>
        <vt:lpwstr>_Toc131786769</vt:lpwstr>
      </vt:variant>
      <vt:variant>
        <vt:i4>1245247</vt:i4>
      </vt:variant>
      <vt:variant>
        <vt:i4>239</vt:i4>
      </vt:variant>
      <vt:variant>
        <vt:i4>0</vt:i4>
      </vt:variant>
      <vt:variant>
        <vt:i4>5</vt:i4>
      </vt:variant>
      <vt:variant>
        <vt:lpwstr/>
      </vt:variant>
      <vt:variant>
        <vt:lpwstr>_Toc131786768</vt:lpwstr>
      </vt:variant>
      <vt:variant>
        <vt:i4>1245247</vt:i4>
      </vt:variant>
      <vt:variant>
        <vt:i4>233</vt:i4>
      </vt:variant>
      <vt:variant>
        <vt:i4>0</vt:i4>
      </vt:variant>
      <vt:variant>
        <vt:i4>5</vt:i4>
      </vt:variant>
      <vt:variant>
        <vt:lpwstr/>
      </vt:variant>
      <vt:variant>
        <vt:lpwstr>_Toc131786767</vt:lpwstr>
      </vt:variant>
      <vt:variant>
        <vt:i4>1245247</vt:i4>
      </vt:variant>
      <vt:variant>
        <vt:i4>227</vt:i4>
      </vt:variant>
      <vt:variant>
        <vt:i4>0</vt:i4>
      </vt:variant>
      <vt:variant>
        <vt:i4>5</vt:i4>
      </vt:variant>
      <vt:variant>
        <vt:lpwstr/>
      </vt:variant>
      <vt:variant>
        <vt:lpwstr>_Toc131786766</vt:lpwstr>
      </vt:variant>
      <vt:variant>
        <vt:i4>1245247</vt:i4>
      </vt:variant>
      <vt:variant>
        <vt:i4>221</vt:i4>
      </vt:variant>
      <vt:variant>
        <vt:i4>0</vt:i4>
      </vt:variant>
      <vt:variant>
        <vt:i4>5</vt:i4>
      </vt:variant>
      <vt:variant>
        <vt:lpwstr/>
      </vt:variant>
      <vt:variant>
        <vt:lpwstr>_Toc131786765</vt:lpwstr>
      </vt:variant>
      <vt:variant>
        <vt:i4>1245247</vt:i4>
      </vt:variant>
      <vt:variant>
        <vt:i4>215</vt:i4>
      </vt:variant>
      <vt:variant>
        <vt:i4>0</vt:i4>
      </vt:variant>
      <vt:variant>
        <vt:i4>5</vt:i4>
      </vt:variant>
      <vt:variant>
        <vt:lpwstr/>
      </vt:variant>
      <vt:variant>
        <vt:lpwstr>_Toc131786764</vt:lpwstr>
      </vt:variant>
      <vt:variant>
        <vt:i4>1245247</vt:i4>
      </vt:variant>
      <vt:variant>
        <vt:i4>209</vt:i4>
      </vt:variant>
      <vt:variant>
        <vt:i4>0</vt:i4>
      </vt:variant>
      <vt:variant>
        <vt:i4>5</vt:i4>
      </vt:variant>
      <vt:variant>
        <vt:lpwstr/>
      </vt:variant>
      <vt:variant>
        <vt:lpwstr>_Toc131786763</vt:lpwstr>
      </vt:variant>
      <vt:variant>
        <vt:i4>1245247</vt:i4>
      </vt:variant>
      <vt:variant>
        <vt:i4>200</vt:i4>
      </vt:variant>
      <vt:variant>
        <vt:i4>0</vt:i4>
      </vt:variant>
      <vt:variant>
        <vt:i4>5</vt:i4>
      </vt:variant>
      <vt:variant>
        <vt:lpwstr/>
      </vt:variant>
      <vt:variant>
        <vt:lpwstr>_Toc131786762</vt:lpwstr>
      </vt:variant>
      <vt:variant>
        <vt:i4>1245247</vt:i4>
      </vt:variant>
      <vt:variant>
        <vt:i4>194</vt:i4>
      </vt:variant>
      <vt:variant>
        <vt:i4>0</vt:i4>
      </vt:variant>
      <vt:variant>
        <vt:i4>5</vt:i4>
      </vt:variant>
      <vt:variant>
        <vt:lpwstr/>
      </vt:variant>
      <vt:variant>
        <vt:lpwstr>_Toc131786761</vt:lpwstr>
      </vt:variant>
      <vt:variant>
        <vt:i4>1245247</vt:i4>
      </vt:variant>
      <vt:variant>
        <vt:i4>188</vt:i4>
      </vt:variant>
      <vt:variant>
        <vt:i4>0</vt:i4>
      </vt:variant>
      <vt:variant>
        <vt:i4>5</vt:i4>
      </vt:variant>
      <vt:variant>
        <vt:lpwstr/>
      </vt:variant>
      <vt:variant>
        <vt:lpwstr>_Toc131786760</vt:lpwstr>
      </vt:variant>
      <vt:variant>
        <vt:i4>1048639</vt:i4>
      </vt:variant>
      <vt:variant>
        <vt:i4>182</vt:i4>
      </vt:variant>
      <vt:variant>
        <vt:i4>0</vt:i4>
      </vt:variant>
      <vt:variant>
        <vt:i4>5</vt:i4>
      </vt:variant>
      <vt:variant>
        <vt:lpwstr/>
      </vt:variant>
      <vt:variant>
        <vt:lpwstr>_Toc131786759</vt:lpwstr>
      </vt:variant>
      <vt:variant>
        <vt:i4>1048639</vt:i4>
      </vt:variant>
      <vt:variant>
        <vt:i4>176</vt:i4>
      </vt:variant>
      <vt:variant>
        <vt:i4>0</vt:i4>
      </vt:variant>
      <vt:variant>
        <vt:i4>5</vt:i4>
      </vt:variant>
      <vt:variant>
        <vt:lpwstr/>
      </vt:variant>
      <vt:variant>
        <vt:lpwstr>_Toc131786758</vt:lpwstr>
      </vt:variant>
      <vt:variant>
        <vt:i4>1048639</vt:i4>
      </vt:variant>
      <vt:variant>
        <vt:i4>170</vt:i4>
      </vt:variant>
      <vt:variant>
        <vt:i4>0</vt:i4>
      </vt:variant>
      <vt:variant>
        <vt:i4>5</vt:i4>
      </vt:variant>
      <vt:variant>
        <vt:lpwstr/>
      </vt:variant>
      <vt:variant>
        <vt:lpwstr>_Toc131786757</vt:lpwstr>
      </vt:variant>
      <vt:variant>
        <vt:i4>1048639</vt:i4>
      </vt:variant>
      <vt:variant>
        <vt:i4>164</vt:i4>
      </vt:variant>
      <vt:variant>
        <vt:i4>0</vt:i4>
      </vt:variant>
      <vt:variant>
        <vt:i4>5</vt:i4>
      </vt:variant>
      <vt:variant>
        <vt:lpwstr/>
      </vt:variant>
      <vt:variant>
        <vt:lpwstr>_Toc131786756</vt:lpwstr>
      </vt:variant>
      <vt:variant>
        <vt:i4>1048639</vt:i4>
      </vt:variant>
      <vt:variant>
        <vt:i4>158</vt:i4>
      </vt:variant>
      <vt:variant>
        <vt:i4>0</vt:i4>
      </vt:variant>
      <vt:variant>
        <vt:i4>5</vt:i4>
      </vt:variant>
      <vt:variant>
        <vt:lpwstr/>
      </vt:variant>
      <vt:variant>
        <vt:lpwstr>_Toc131786755</vt:lpwstr>
      </vt:variant>
      <vt:variant>
        <vt:i4>1048639</vt:i4>
      </vt:variant>
      <vt:variant>
        <vt:i4>152</vt:i4>
      </vt:variant>
      <vt:variant>
        <vt:i4>0</vt:i4>
      </vt:variant>
      <vt:variant>
        <vt:i4>5</vt:i4>
      </vt:variant>
      <vt:variant>
        <vt:lpwstr/>
      </vt:variant>
      <vt:variant>
        <vt:lpwstr>_Toc131786754</vt:lpwstr>
      </vt:variant>
      <vt:variant>
        <vt:i4>1048639</vt:i4>
      </vt:variant>
      <vt:variant>
        <vt:i4>146</vt:i4>
      </vt:variant>
      <vt:variant>
        <vt:i4>0</vt:i4>
      </vt:variant>
      <vt:variant>
        <vt:i4>5</vt:i4>
      </vt:variant>
      <vt:variant>
        <vt:lpwstr/>
      </vt:variant>
      <vt:variant>
        <vt:lpwstr>_Toc131786753</vt:lpwstr>
      </vt:variant>
      <vt:variant>
        <vt:i4>1048639</vt:i4>
      </vt:variant>
      <vt:variant>
        <vt:i4>140</vt:i4>
      </vt:variant>
      <vt:variant>
        <vt:i4>0</vt:i4>
      </vt:variant>
      <vt:variant>
        <vt:i4>5</vt:i4>
      </vt:variant>
      <vt:variant>
        <vt:lpwstr/>
      </vt:variant>
      <vt:variant>
        <vt:lpwstr>_Toc131786752</vt:lpwstr>
      </vt:variant>
      <vt:variant>
        <vt:i4>1048639</vt:i4>
      </vt:variant>
      <vt:variant>
        <vt:i4>134</vt:i4>
      </vt:variant>
      <vt:variant>
        <vt:i4>0</vt:i4>
      </vt:variant>
      <vt:variant>
        <vt:i4>5</vt:i4>
      </vt:variant>
      <vt:variant>
        <vt:lpwstr/>
      </vt:variant>
      <vt:variant>
        <vt:lpwstr>_Toc131786751</vt:lpwstr>
      </vt:variant>
      <vt:variant>
        <vt:i4>1048639</vt:i4>
      </vt:variant>
      <vt:variant>
        <vt:i4>128</vt:i4>
      </vt:variant>
      <vt:variant>
        <vt:i4>0</vt:i4>
      </vt:variant>
      <vt:variant>
        <vt:i4>5</vt:i4>
      </vt:variant>
      <vt:variant>
        <vt:lpwstr/>
      </vt:variant>
      <vt:variant>
        <vt:lpwstr>_Toc131786750</vt:lpwstr>
      </vt:variant>
      <vt:variant>
        <vt:i4>1114175</vt:i4>
      </vt:variant>
      <vt:variant>
        <vt:i4>122</vt:i4>
      </vt:variant>
      <vt:variant>
        <vt:i4>0</vt:i4>
      </vt:variant>
      <vt:variant>
        <vt:i4>5</vt:i4>
      </vt:variant>
      <vt:variant>
        <vt:lpwstr/>
      </vt:variant>
      <vt:variant>
        <vt:lpwstr>_Toc131786749</vt:lpwstr>
      </vt:variant>
      <vt:variant>
        <vt:i4>1114175</vt:i4>
      </vt:variant>
      <vt:variant>
        <vt:i4>116</vt:i4>
      </vt:variant>
      <vt:variant>
        <vt:i4>0</vt:i4>
      </vt:variant>
      <vt:variant>
        <vt:i4>5</vt:i4>
      </vt:variant>
      <vt:variant>
        <vt:lpwstr/>
      </vt:variant>
      <vt:variant>
        <vt:lpwstr>_Toc131786748</vt:lpwstr>
      </vt:variant>
      <vt:variant>
        <vt:i4>1114175</vt:i4>
      </vt:variant>
      <vt:variant>
        <vt:i4>110</vt:i4>
      </vt:variant>
      <vt:variant>
        <vt:i4>0</vt:i4>
      </vt:variant>
      <vt:variant>
        <vt:i4>5</vt:i4>
      </vt:variant>
      <vt:variant>
        <vt:lpwstr/>
      </vt:variant>
      <vt:variant>
        <vt:lpwstr>_Toc131786747</vt:lpwstr>
      </vt:variant>
      <vt:variant>
        <vt:i4>1114175</vt:i4>
      </vt:variant>
      <vt:variant>
        <vt:i4>104</vt:i4>
      </vt:variant>
      <vt:variant>
        <vt:i4>0</vt:i4>
      </vt:variant>
      <vt:variant>
        <vt:i4>5</vt:i4>
      </vt:variant>
      <vt:variant>
        <vt:lpwstr/>
      </vt:variant>
      <vt:variant>
        <vt:lpwstr>_Toc131786746</vt:lpwstr>
      </vt:variant>
      <vt:variant>
        <vt:i4>1114175</vt:i4>
      </vt:variant>
      <vt:variant>
        <vt:i4>98</vt:i4>
      </vt:variant>
      <vt:variant>
        <vt:i4>0</vt:i4>
      </vt:variant>
      <vt:variant>
        <vt:i4>5</vt:i4>
      </vt:variant>
      <vt:variant>
        <vt:lpwstr/>
      </vt:variant>
      <vt:variant>
        <vt:lpwstr>_Toc131786745</vt:lpwstr>
      </vt:variant>
      <vt:variant>
        <vt:i4>1114175</vt:i4>
      </vt:variant>
      <vt:variant>
        <vt:i4>92</vt:i4>
      </vt:variant>
      <vt:variant>
        <vt:i4>0</vt:i4>
      </vt:variant>
      <vt:variant>
        <vt:i4>5</vt:i4>
      </vt:variant>
      <vt:variant>
        <vt:lpwstr/>
      </vt:variant>
      <vt:variant>
        <vt:lpwstr>_Toc131786744</vt:lpwstr>
      </vt:variant>
      <vt:variant>
        <vt:i4>1114175</vt:i4>
      </vt:variant>
      <vt:variant>
        <vt:i4>86</vt:i4>
      </vt:variant>
      <vt:variant>
        <vt:i4>0</vt:i4>
      </vt:variant>
      <vt:variant>
        <vt:i4>5</vt:i4>
      </vt:variant>
      <vt:variant>
        <vt:lpwstr/>
      </vt:variant>
      <vt:variant>
        <vt:lpwstr>_Toc131786743</vt:lpwstr>
      </vt:variant>
      <vt:variant>
        <vt:i4>1114175</vt:i4>
      </vt:variant>
      <vt:variant>
        <vt:i4>80</vt:i4>
      </vt:variant>
      <vt:variant>
        <vt:i4>0</vt:i4>
      </vt:variant>
      <vt:variant>
        <vt:i4>5</vt:i4>
      </vt:variant>
      <vt:variant>
        <vt:lpwstr/>
      </vt:variant>
      <vt:variant>
        <vt:lpwstr>_Toc131786742</vt:lpwstr>
      </vt:variant>
      <vt:variant>
        <vt:i4>1114175</vt:i4>
      </vt:variant>
      <vt:variant>
        <vt:i4>74</vt:i4>
      </vt:variant>
      <vt:variant>
        <vt:i4>0</vt:i4>
      </vt:variant>
      <vt:variant>
        <vt:i4>5</vt:i4>
      </vt:variant>
      <vt:variant>
        <vt:lpwstr/>
      </vt:variant>
      <vt:variant>
        <vt:lpwstr>_Toc131786741</vt:lpwstr>
      </vt:variant>
      <vt:variant>
        <vt:i4>1114175</vt:i4>
      </vt:variant>
      <vt:variant>
        <vt:i4>68</vt:i4>
      </vt:variant>
      <vt:variant>
        <vt:i4>0</vt:i4>
      </vt:variant>
      <vt:variant>
        <vt:i4>5</vt:i4>
      </vt:variant>
      <vt:variant>
        <vt:lpwstr/>
      </vt:variant>
      <vt:variant>
        <vt:lpwstr>_Toc131786740</vt:lpwstr>
      </vt:variant>
      <vt:variant>
        <vt:i4>1441855</vt:i4>
      </vt:variant>
      <vt:variant>
        <vt:i4>62</vt:i4>
      </vt:variant>
      <vt:variant>
        <vt:i4>0</vt:i4>
      </vt:variant>
      <vt:variant>
        <vt:i4>5</vt:i4>
      </vt:variant>
      <vt:variant>
        <vt:lpwstr/>
      </vt:variant>
      <vt:variant>
        <vt:lpwstr>_Toc131786739</vt:lpwstr>
      </vt:variant>
      <vt:variant>
        <vt:i4>1441855</vt:i4>
      </vt:variant>
      <vt:variant>
        <vt:i4>56</vt:i4>
      </vt:variant>
      <vt:variant>
        <vt:i4>0</vt:i4>
      </vt:variant>
      <vt:variant>
        <vt:i4>5</vt:i4>
      </vt:variant>
      <vt:variant>
        <vt:lpwstr/>
      </vt:variant>
      <vt:variant>
        <vt:lpwstr>_Toc131786738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112年度建議書</dc:title>
  <dc:subject/>
  <dc:creator>茁思科技股份有限公司</dc:creator>
  <cp:keywords/>
  <cp:lastModifiedBy>奕彣 陳</cp:lastModifiedBy>
  <cp:revision>3</cp:revision>
  <cp:lastPrinted>2025-03-04T10:09:00Z</cp:lastPrinted>
  <dcterms:created xsi:type="dcterms:W3CDTF">2025-03-04T10:09:00Z</dcterms:created>
  <dcterms:modified xsi:type="dcterms:W3CDTF">2025-03-04T10:12:00Z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BED13D1485AB42E085FA50B646967E0C</vt:lpwstr>
  </property>
</Properties>
</file>